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191E801" w14:textId="538242F2" w:rsidR="002E2DF3" w:rsidRDefault="002E2DF3" w:rsidP="00D467A2">
      <w:pPr>
        <w:jc w:val="center"/>
        <w:rPr>
          <w:rFonts w:ascii="Arial" w:eastAsia="Arial" w:hAnsi="Arial" w:cs="Arial"/>
          <w:sz w:val="24"/>
          <w:szCs w:val="24"/>
          <w:rPrChange w:id="0" w:author="Nayane Araujo" w:date="2016-12-03T18:17:00Z">
            <w:rPr>
              <w:rFonts w:ascii="Arial" w:hAnsi="Arial" w:cs="Arial"/>
              <w:sz w:val="24"/>
              <w:szCs w:val="24"/>
            </w:rPr>
          </w:rPrChange>
        </w:rPr>
      </w:pPr>
      <w:bookmarkStart w:id="1" w:name="_gjdgxs" w:colFirst="0" w:colLast="0"/>
      <w:bookmarkEnd w:id="1"/>
      <w:r>
        <w:rPr>
          <w:rFonts w:ascii="Arial" w:eastAsia="Arial" w:hAnsi="Arial" w:cs="Arial"/>
          <w:b/>
          <w:sz w:val="24"/>
          <w:szCs w:val="24"/>
        </w:rPr>
        <w:t>RESUMO</w:t>
      </w:r>
    </w:p>
    <w:p w14:paraId="6F4E2213" w14:textId="15F48839" w:rsidR="002E2DF3" w:rsidRDefault="002E2DF3">
      <w:pPr>
        <w:spacing w:line="360" w:lineRule="auto"/>
        <w:jc w:val="both"/>
        <w:rPr>
          <w:rFonts w:ascii="Arial" w:eastAsia="Arial" w:hAnsi="Arial" w:cs="Arial"/>
          <w:sz w:val="24"/>
          <w:szCs w:val="24"/>
          <w:rPrChange w:id="2" w:author="Nayane Araujo" w:date="2016-12-03T18:17:00Z">
            <w:rPr>
              <w:rFonts w:ascii="Arial" w:hAnsi="Arial" w:cs="Arial"/>
              <w:sz w:val="24"/>
              <w:szCs w:val="24"/>
            </w:rPr>
          </w:rPrChange>
        </w:rPr>
        <w:pPrChange w:id="3" w:author="Bruno dos Santos Rodrigues" w:date="2016-12-03T16:26:00Z">
          <w:pPr>
            <w:spacing w:line="360" w:lineRule="auto"/>
          </w:pPr>
        </w:pPrChange>
      </w:pPr>
      <w:commentRangeStart w:id="4"/>
      <w:r w:rsidRPr="001C14D2">
        <w:rPr>
          <w:rFonts w:ascii="Arial" w:eastAsia="Arial" w:hAnsi="Arial" w:cs="Arial"/>
          <w:sz w:val="24"/>
          <w:szCs w:val="24"/>
          <w:rPrChange w:id="5" w:author="Nayane Araujo" w:date="2016-12-03T18:17:00Z">
            <w:rPr>
              <w:rFonts w:ascii="Arial" w:hAnsi="Arial" w:cs="Arial"/>
              <w:sz w:val="24"/>
              <w:szCs w:val="24"/>
            </w:rPr>
          </w:rPrChange>
        </w:rPr>
        <w:t xml:space="preserve">Em todo negócio de TI (Tecnologia da Informação) é muito importante manter um </w:t>
      </w:r>
      <w:r w:rsidRPr="004F26BB">
        <w:rPr>
          <w:rFonts w:ascii="Arial" w:eastAsia="Arial" w:hAnsi="Arial" w:cs="Arial"/>
          <w:i/>
          <w:sz w:val="24"/>
          <w:szCs w:val="24"/>
          <w:rPrChange w:id="6" w:author="Bruno dos Santos Rodrigues" w:date="2016-12-04T13:30:00Z">
            <w:rPr>
              <w:rFonts w:ascii="Arial" w:hAnsi="Arial" w:cs="Arial"/>
              <w:sz w:val="24"/>
              <w:szCs w:val="24"/>
            </w:rPr>
          </w:rPrChange>
        </w:rPr>
        <w:t>helpdesk</w:t>
      </w:r>
      <w:ins w:id="7" w:author="Bruno dos Santos Rodrigues" w:date="2016-12-04T13:30:00Z">
        <w:r w:rsidR="004F26BB">
          <w:rPr>
            <w:rStyle w:val="Refdenotaderodap"/>
            <w:rFonts w:ascii="Arial" w:eastAsia="Arial" w:hAnsi="Arial" w:cs="Arial"/>
            <w:i/>
            <w:sz w:val="24"/>
            <w:szCs w:val="24"/>
          </w:rPr>
          <w:footnoteReference w:id="2"/>
        </w:r>
      </w:ins>
      <w:r w:rsidRPr="001C14D2">
        <w:rPr>
          <w:rFonts w:ascii="Arial" w:eastAsia="Arial" w:hAnsi="Arial" w:cs="Arial"/>
          <w:sz w:val="24"/>
          <w:szCs w:val="24"/>
          <w:rPrChange w:id="12" w:author="Nayane Araujo" w:date="2016-12-03T18:17:00Z">
            <w:rPr>
              <w:rFonts w:ascii="Arial" w:hAnsi="Arial" w:cs="Arial"/>
              <w:sz w:val="24"/>
              <w:szCs w:val="24"/>
            </w:rPr>
          </w:rPrChange>
        </w:rPr>
        <w:t xml:space="preserve"> bem informado, para evitar retrabalho com problemas recorrentes e para tornar a operação mais eficiente.</w:t>
      </w:r>
    </w:p>
    <w:p w14:paraId="237E15A9" w14:textId="4C77248D" w:rsidR="002E2DF3" w:rsidRDefault="002E2DF3">
      <w:pPr>
        <w:spacing w:line="360" w:lineRule="auto"/>
        <w:jc w:val="both"/>
        <w:rPr>
          <w:rFonts w:ascii="Arial" w:eastAsia="Arial" w:hAnsi="Arial" w:cs="Arial"/>
          <w:sz w:val="24"/>
          <w:szCs w:val="24"/>
          <w:rPrChange w:id="13" w:author="Nayane Araujo" w:date="2016-12-03T18:17:00Z">
            <w:rPr>
              <w:rFonts w:ascii="Arial" w:hAnsi="Arial" w:cs="Arial"/>
              <w:sz w:val="24"/>
              <w:szCs w:val="24"/>
            </w:rPr>
          </w:rPrChange>
        </w:rPr>
        <w:pPrChange w:id="14" w:author="Bruno dos Santos Rodrigues" w:date="2016-12-03T16:26:00Z">
          <w:pPr>
            <w:spacing w:line="360" w:lineRule="auto"/>
          </w:pPr>
        </w:pPrChange>
      </w:pPr>
      <w:r w:rsidRPr="001C14D2">
        <w:rPr>
          <w:rFonts w:ascii="Arial" w:eastAsia="Arial" w:hAnsi="Arial" w:cs="Arial"/>
          <w:sz w:val="24"/>
          <w:szCs w:val="24"/>
          <w:rPrChange w:id="15" w:author="Nayane Araujo" w:date="2016-12-03T18:17:00Z">
            <w:rPr>
              <w:rFonts w:ascii="Arial" w:hAnsi="Arial" w:cs="Arial"/>
              <w:sz w:val="24"/>
              <w:szCs w:val="24"/>
            </w:rPr>
          </w:rPrChange>
        </w:rPr>
        <w:t>Para garantir a qualidade dos serviços foram criados modelos de melhores práticas como o ITIL (Information Techonology Infrastructure Library), que contem boas práticas que também podem tornar a vida do helpdesk mais fácil na solução dos problemas e promover a satisfação dos usuários, elevando o nível de qualidade dos serviços prestados, reduzindo custos e gerando dados concisos para as tomadas de decisão</w:t>
      </w:r>
      <w:ins w:id="16" w:author="Bruno dos Santos Rodrigues" w:date="2016-12-03T16:28:00Z">
        <w:r w:rsidR="00EB5A8A" w:rsidRPr="001C14D2">
          <w:rPr>
            <w:rFonts w:ascii="Arial" w:eastAsia="Arial" w:hAnsi="Arial" w:cs="Arial"/>
            <w:sz w:val="24"/>
            <w:szCs w:val="24"/>
            <w:rPrChange w:id="17" w:author="Nayane Araujo" w:date="2016-12-03T18:17:00Z">
              <w:rPr>
                <w:rFonts w:ascii="Arial" w:hAnsi="Arial" w:cs="Arial"/>
                <w:sz w:val="24"/>
                <w:szCs w:val="24"/>
              </w:rPr>
            </w:rPrChange>
          </w:rPr>
          <w:t xml:space="preserve"> </w:t>
        </w:r>
      </w:ins>
      <w:r w:rsidRPr="001C14D2">
        <w:rPr>
          <w:rFonts w:ascii="Arial" w:eastAsia="Arial" w:hAnsi="Arial" w:cs="Arial"/>
          <w:sz w:val="24"/>
          <w:szCs w:val="24"/>
          <w:rPrChange w:id="18" w:author="Nayane Araujo" w:date="2016-12-03T18:17:00Z">
            <w:rPr>
              <w:rFonts w:ascii="Arial" w:hAnsi="Arial" w:cs="Arial"/>
              <w:sz w:val="24"/>
              <w:szCs w:val="24"/>
            </w:rPr>
          </w:rPrChange>
        </w:rPr>
        <w:t>da organização.</w:t>
      </w:r>
    </w:p>
    <w:p w14:paraId="3711B775" w14:textId="528FC554" w:rsidR="002E2DF3" w:rsidRDefault="002E2DF3">
      <w:pPr>
        <w:spacing w:line="360" w:lineRule="auto"/>
        <w:jc w:val="both"/>
        <w:rPr>
          <w:rFonts w:ascii="Arial" w:eastAsia="Arial" w:hAnsi="Arial" w:cs="Arial"/>
          <w:sz w:val="24"/>
          <w:szCs w:val="24"/>
          <w:rPrChange w:id="19" w:author="Nayane Araujo" w:date="2016-12-03T18:17:00Z">
            <w:rPr>
              <w:rFonts w:ascii="Arial" w:hAnsi="Arial" w:cs="Arial"/>
              <w:sz w:val="24"/>
              <w:szCs w:val="24"/>
            </w:rPr>
          </w:rPrChange>
        </w:rPr>
        <w:pPrChange w:id="20" w:author="Bruno dos Santos Rodrigues" w:date="2016-12-03T16:26:00Z">
          <w:pPr>
            <w:spacing w:line="360" w:lineRule="auto"/>
          </w:pPr>
        </w:pPrChange>
      </w:pPr>
      <w:r w:rsidRPr="001C14D2">
        <w:rPr>
          <w:rFonts w:ascii="Arial" w:eastAsia="Arial" w:hAnsi="Arial" w:cs="Arial"/>
          <w:sz w:val="24"/>
          <w:szCs w:val="24"/>
          <w:rPrChange w:id="21" w:author="Nayane Araujo" w:date="2016-12-03T18:17:00Z">
            <w:rPr>
              <w:rFonts w:ascii="Arial" w:hAnsi="Arial" w:cs="Arial"/>
              <w:sz w:val="24"/>
              <w:szCs w:val="24"/>
            </w:rPr>
          </w:rPrChange>
        </w:rPr>
        <w:t>Nesse trabalho é feito um estudo mostrando um sistema de helpdesk alinhado com as boas práticas do ITIL</w:t>
      </w:r>
      <w:ins w:id="22" w:author="Bruno dos Santos Rodrigues" w:date="2016-12-03T16:28:00Z">
        <w:r w:rsidR="00EB5A8A" w:rsidRPr="001C14D2">
          <w:rPr>
            <w:rFonts w:ascii="Arial" w:eastAsia="Arial" w:hAnsi="Arial" w:cs="Arial"/>
            <w:sz w:val="24"/>
            <w:szCs w:val="24"/>
            <w:rPrChange w:id="23" w:author="Nayane Araujo" w:date="2016-12-03T18:17:00Z">
              <w:rPr>
                <w:rFonts w:ascii="Arial" w:hAnsi="Arial" w:cs="Arial"/>
                <w:sz w:val="24"/>
                <w:szCs w:val="24"/>
              </w:rPr>
            </w:rPrChange>
          </w:rPr>
          <w:t>,</w:t>
        </w:r>
      </w:ins>
      <w:r w:rsidRPr="001C14D2">
        <w:rPr>
          <w:rFonts w:ascii="Arial" w:eastAsia="Arial" w:hAnsi="Arial" w:cs="Arial"/>
          <w:sz w:val="24"/>
          <w:szCs w:val="24"/>
          <w:rPrChange w:id="24" w:author="Nayane Araujo" w:date="2016-12-03T18:17:00Z">
            <w:rPr>
              <w:rFonts w:ascii="Arial" w:hAnsi="Arial" w:cs="Arial"/>
              <w:sz w:val="24"/>
              <w:szCs w:val="24"/>
            </w:rPr>
          </w:rPrChange>
        </w:rPr>
        <w:t xml:space="preserve"> sempre buscando melhoria continuada e cada vez mais valor agregado ao serviço.</w:t>
      </w:r>
      <w:commentRangeEnd w:id="4"/>
      <w:r w:rsidR="00EB5A8A">
        <w:rPr>
          <w:rStyle w:val="Refdecomentrio"/>
        </w:rPr>
        <w:commentReference w:id="4"/>
      </w:r>
    </w:p>
    <w:p w14:paraId="6B3B5DB1" w14:textId="02FD226E" w:rsidR="00DD6A51" w:rsidRDefault="00DD6A51"/>
    <w:p w14:paraId="441E7DAC" w14:textId="0C8373D3" w:rsidR="002E2DF3" w:rsidRPr="00D467A2" w:rsidRDefault="00D467A2">
      <w:pPr>
        <w:rPr>
          <w:rFonts w:ascii="Arial" w:eastAsia="Arial" w:hAnsi="Arial" w:cs="Arial"/>
          <w:sz w:val="24"/>
          <w:szCs w:val="24"/>
          <w:rPrChange w:id="25" w:author="Nayane Araujo" w:date="2016-12-03T18:17:00Z">
            <w:rPr>
              <w:rFonts w:ascii="Arial" w:hAnsi="Arial" w:cs="Arial"/>
              <w:sz w:val="24"/>
              <w:szCs w:val="24"/>
            </w:rPr>
          </w:rPrChange>
        </w:rPr>
      </w:pPr>
      <w:r w:rsidRPr="001C14D2">
        <w:rPr>
          <w:rFonts w:ascii="Arial" w:eastAsia="Arial" w:hAnsi="Arial" w:cs="Arial"/>
          <w:sz w:val="24"/>
          <w:szCs w:val="24"/>
          <w:rPrChange w:id="26" w:author="Nayane Araujo" w:date="2016-12-03T18:17:00Z">
            <w:rPr>
              <w:rFonts w:ascii="Arial" w:hAnsi="Arial" w:cs="Arial"/>
              <w:sz w:val="24"/>
              <w:szCs w:val="24"/>
            </w:rPr>
          </w:rPrChange>
        </w:rPr>
        <w:t>Palavras-chave: ITIL, helpdesk, boas práticas</w:t>
      </w:r>
    </w:p>
    <w:p w14:paraId="76A7393E" w14:textId="084C0845" w:rsidR="002E2DF3" w:rsidRDefault="002E2DF3"/>
    <w:p w14:paraId="67E60592" w14:textId="7E70AF51" w:rsidR="002E2DF3" w:rsidRDefault="002E2DF3"/>
    <w:p w14:paraId="4402AB3D" w14:textId="357023E5" w:rsidR="002E2DF3" w:rsidRDefault="002E2DF3"/>
    <w:p w14:paraId="2A1DCEC7" w14:textId="54925FD0" w:rsidR="002E2DF3" w:rsidRDefault="002E2DF3"/>
    <w:p w14:paraId="0E729F42" w14:textId="5E5461A5" w:rsidR="002E2DF3" w:rsidRDefault="002E2DF3"/>
    <w:p w14:paraId="6632D965" w14:textId="47CAEB75" w:rsidR="002E2DF3" w:rsidRDefault="002E2DF3"/>
    <w:p w14:paraId="4EB7B355" w14:textId="786796D2" w:rsidR="002E2DF3" w:rsidRDefault="002E2DF3"/>
    <w:p w14:paraId="3911F96A" w14:textId="019A2C8E" w:rsidR="002E2DF3" w:rsidRDefault="002E2DF3"/>
    <w:p w14:paraId="12ABFD49" w14:textId="6B2087C0" w:rsidR="002E2DF3" w:rsidRDefault="002E2DF3"/>
    <w:p w14:paraId="5A04B8DD" w14:textId="0234CBEF" w:rsidR="002E2DF3" w:rsidRDefault="002E2DF3"/>
    <w:p w14:paraId="3E80348A" w14:textId="576C6C1F" w:rsidR="002E2DF3" w:rsidRDefault="002E2DF3"/>
    <w:p w14:paraId="757CD7DF" w14:textId="51727475" w:rsidR="002E2DF3" w:rsidRDefault="002E2DF3"/>
    <w:p w14:paraId="2EEA7C74" w14:textId="74B540B5" w:rsidR="002E2DF3" w:rsidRDefault="002E2DF3"/>
    <w:p w14:paraId="68806666" w14:textId="20E540A2" w:rsidR="002E2DF3" w:rsidRDefault="002E2DF3"/>
    <w:p w14:paraId="15ED37B5" w14:textId="487EDEB7" w:rsidR="002E2DF3" w:rsidRDefault="002E2DF3"/>
    <w:p w14:paraId="4632E2A7" w14:textId="189552DC" w:rsidR="002E2DF3" w:rsidRDefault="002E2DF3"/>
    <w:p w14:paraId="43ADCC27" w14:textId="2E0D4E8F" w:rsidR="002E2DF3" w:rsidRDefault="002E2DF3" w:rsidP="00A31D4E">
      <w:pPr>
        <w:spacing w:line="360" w:lineRule="auto"/>
        <w:jc w:val="center"/>
        <w:rPr>
          <w:rFonts w:ascii="Arial" w:eastAsia="Arial" w:hAnsi="Arial" w:cs="Arial"/>
          <w:b/>
          <w:sz w:val="24"/>
          <w:szCs w:val="24"/>
        </w:rPr>
      </w:pPr>
      <w:r>
        <w:rPr>
          <w:rFonts w:ascii="Arial" w:eastAsia="Arial" w:hAnsi="Arial" w:cs="Arial"/>
          <w:b/>
          <w:sz w:val="24"/>
          <w:szCs w:val="24"/>
        </w:rPr>
        <w:t>ABSTRACT</w:t>
      </w:r>
    </w:p>
    <w:p w14:paraId="216C7697" w14:textId="77777777" w:rsidR="00EB5A8A" w:rsidRPr="00EB5A8A" w:rsidRDefault="00EB5A8A" w:rsidP="00A31D4E">
      <w:pPr>
        <w:spacing w:line="360" w:lineRule="auto"/>
        <w:jc w:val="both"/>
        <w:rPr>
          <w:rFonts w:ascii="Arial" w:eastAsia="Arial" w:hAnsi="Arial" w:cs="Arial"/>
          <w:sz w:val="24"/>
          <w:szCs w:val="24"/>
          <w:rPrChange w:id="27" w:author="Nayane Araujo" w:date="2016-12-03T18:17:00Z">
            <w:rPr>
              <w:rFonts w:ascii="Arial" w:hAnsi="Arial" w:cs="Arial"/>
              <w:sz w:val="24"/>
              <w:szCs w:val="24"/>
            </w:rPr>
          </w:rPrChange>
        </w:rPr>
      </w:pPr>
      <w:commentRangeStart w:id="28"/>
      <w:r w:rsidRPr="001C14D2">
        <w:rPr>
          <w:rFonts w:ascii="Arial" w:eastAsia="Arial" w:hAnsi="Arial" w:cs="Arial"/>
          <w:sz w:val="24"/>
          <w:szCs w:val="24"/>
          <w:rPrChange w:id="29" w:author="Nayane Araujo" w:date="2016-12-03T18:17:00Z">
            <w:rPr>
              <w:rFonts w:ascii="Arial" w:hAnsi="Arial" w:cs="Arial"/>
              <w:sz w:val="24"/>
              <w:szCs w:val="24"/>
            </w:rPr>
          </w:rPrChange>
        </w:rPr>
        <w:t>In IT(Information Technology) business it's very importanto to keep a wall informed helpdesk, in order to avoid rework on recurrent problems and to make operation more effective.</w:t>
      </w:r>
    </w:p>
    <w:p w14:paraId="590E480F" w14:textId="77777777" w:rsidR="00EB5A8A" w:rsidRPr="00EB5A8A" w:rsidRDefault="00EB5A8A">
      <w:pPr>
        <w:spacing w:line="360" w:lineRule="auto"/>
        <w:jc w:val="both"/>
        <w:rPr>
          <w:rFonts w:ascii="Arial" w:eastAsia="Arial" w:hAnsi="Arial" w:cs="Arial"/>
          <w:sz w:val="24"/>
          <w:szCs w:val="24"/>
          <w:rPrChange w:id="30" w:author="Nayane Araujo" w:date="2016-12-03T18:17:00Z">
            <w:rPr>
              <w:rFonts w:ascii="Arial" w:hAnsi="Arial" w:cs="Arial"/>
              <w:sz w:val="24"/>
              <w:szCs w:val="24"/>
            </w:rPr>
          </w:rPrChange>
        </w:rPr>
      </w:pPr>
      <w:r w:rsidRPr="001C14D2">
        <w:rPr>
          <w:rFonts w:ascii="Arial" w:eastAsia="Arial" w:hAnsi="Arial" w:cs="Arial"/>
          <w:sz w:val="24"/>
          <w:szCs w:val="24"/>
          <w:rPrChange w:id="31" w:author="Nayane Araujo" w:date="2016-12-03T18:17:00Z">
            <w:rPr>
              <w:rFonts w:ascii="Arial" w:hAnsi="Arial" w:cs="Arial"/>
              <w:sz w:val="24"/>
              <w:szCs w:val="24"/>
            </w:rPr>
          </w:rPrChange>
        </w:rPr>
        <w:t>To ensure the quality of service it has been created best practices models like ITIL (Information Technology Infrastructure Library), which has best practices that can make the life of helpdesk easier for solving problems and promoting user satisfaction, elevating the quality level of services, lowering costs and generating concise data to make the decision making easier for the organization.</w:t>
      </w:r>
    </w:p>
    <w:p w14:paraId="4EAD7CB5" w14:textId="13EF530D" w:rsidR="00D467A2" w:rsidRDefault="00EB5A8A">
      <w:pPr>
        <w:spacing w:line="360" w:lineRule="auto"/>
        <w:jc w:val="both"/>
        <w:rPr>
          <w:rFonts w:ascii="Arial" w:eastAsia="Arial" w:hAnsi="Arial" w:cs="Arial"/>
          <w:sz w:val="24"/>
          <w:szCs w:val="24"/>
          <w:rPrChange w:id="32" w:author="Nayane Araujo" w:date="2016-12-03T18:17:00Z">
            <w:rPr>
              <w:rFonts w:ascii="Arial" w:hAnsi="Arial" w:cs="Arial"/>
              <w:sz w:val="24"/>
              <w:szCs w:val="24"/>
            </w:rPr>
          </w:rPrChange>
        </w:rPr>
      </w:pPr>
      <w:r w:rsidRPr="001C14D2">
        <w:rPr>
          <w:rFonts w:ascii="Arial" w:eastAsia="Arial" w:hAnsi="Arial" w:cs="Arial"/>
          <w:sz w:val="24"/>
          <w:szCs w:val="24"/>
          <w:rPrChange w:id="33" w:author="Nayane Araujo" w:date="2016-12-03T18:17:00Z">
            <w:rPr>
              <w:rFonts w:ascii="Arial" w:hAnsi="Arial" w:cs="Arial"/>
              <w:sz w:val="24"/>
              <w:szCs w:val="24"/>
            </w:rPr>
          </w:rPrChange>
        </w:rPr>
        <w:t>In this work we present a study of a helpdesk system tuned with ITIL's best practices, always looking for continued improvement and more value to the service.</w:t>
      </w:r>
      <w:commentRangeEnd w:id="28"/>
      <w:r>
        <w:rPr>
          <w:rStyle w:val="Refdecomentrio"/>
        </w:rPr>
        <w:commentReference w:id="28"/>
      </w:r>
    </w:p>
    <w:p w14:paraId="6009E0BD" w14:textId="7AC76653" w:rsidR="002E2DF3" w:rsidRPr="00D467A2" w:rsidRDefault="00D467A2">
      <w:pPr>
        <w:rPr>
          <w:rFonts w:ascii="Arial" w:eastAsia="Arial" w:hAnsi="Arial" w:cs="Arial"/>
          <w:sz w:val="24"/>
          <w:szCs w:val="24"/>
          <w:rPrChange w:id="34" w:author="Nayane Araujo" w:date="2016-12-03T18:17:00Z">
            <w:rPr>
              <w:rFonts w:ascii="Arial" w:hAnsi="Arial" w:cs="Arial"/>
              <w:sz w:val="24"/>
              <w:szCs w:val="24"/>
            </w:rPr>
          </w:rPrChange>
        </w:rPr>
      </w:pPr>
      <w:r w:rsidRPr="001C14D2">
        <w:rPr>
          <w:rFonts w:ascii="Arial" w:eastAsia="Arial" w:hAnsi="Arial" w:cs="Arial"/>
          <w:sz w:val="24"/>
          <w:szCs w:val="24"/>
          <w:rPrChange w:id="35" w:author="Nayane Araujo" w:date="2016-12-03T18:17:00Z">
            <w:rPr>
              <w:rFonts w:ascii="Arial" w:hAnsi="Arial" w:cs="Arial"/>
              <w:sz w:val="24"/>
              <w:szCs w:val="24"/>
            </w:rPr>
          </w:rPrChange>
        </w:rPr>
        <w:t>Keyword: ITIL, helpdesk, best practices</w:t>
      </w:r>
    </w:p>
    <w:p w14:paraId="6B8F3033" w14:textId="36690279" w:rsidR="002E2DF3" w:rsidDel="00EB5A8A" w:rsidRDefault="002E2DF3">
      <w:pPr>
        <w:rPr>
          <w:del w:id="36" w:author="Bruno dos Santos Rodrigues" w:date="2016-12-03T16:27:00Z"/>
        </w:rPr>
      </w:pPr>
    </w:p>
    <w:p w14:paraId="28202E01" w14:textId="7590B38C" w:rsidR="002E2DF3" w:rsidDel="00EB5A8A" w:rsidRDefault="002E2DF3">
      <w:pPr>
        <w:rPr>
          <w:del w:id="37" w:author="Bruno dos Santos Rodrigues" w:date="2016-12-03T16:27:00Z"/>
        </w:rPr>
      </w:pPr>
    </w:p>
    <w:p w14:paraId="0F11DCF6" w14:textId="4B44E8A9" w:rsidR="002E2DF3" w:rsidDel="00EB5A8A" w:rsidRDefault="002E2DF3">
      <w:pPr>
        <w:rPr>
          <w:del w:id="38" w:author="Bruno dos Santos Rodrigues" w:date="2016-12-03T16:27:00Z"/>
        </w:rPr>
      </w:pPr>
    </w:p>
    <w:p w14:paraId="01D1E732" w14:textId="2D9E7D54" w:rsidR="002E2DF3" w:rsidDel="00EB5A8A" w:rsidRDefault="002E2DF3">
      <w:pPr>
        <w:rPr>
          <w:del w:id="39" w:author="Bruno dos Santos Rodrigues" w:date="2016-12-03T16:27:00Z"/>
        </w:rPr>
      </w:pPr>
    </w:p>
    <w:p w14:paraId="2CB92CAC" w14:textId="343AC281" w:rsidR="002E2DF3" w:rsidDel="00EB5A8A" w:rsidRDefault="002E2DF3">
      <w:pPr>
        <w:rPr>
          <w:del w:id="40" w:author="Bruno dos Santos Rodrigues" w:date="2016-12-03T16:27:00Z"/>
        </w:rPr>
      </w:pPr>
    </w:p>
    <w:p w14:paraId="5717D7FC" w14:textId="4D44912D" w:rsidR="002E2DF3" w:rsidDel="00EB5A8A" w:rsidRDefault="002E2DF3">
      <w:pPr>
        <w:rPr>
          <w:del w:id="41" w:author="Bruno dos Santos Rodrigues" w:date="2016-12-03T16:27:00Z"/>
        </w:rPr>
      </w:pPr>
    </w:p>
    <w:p w14:paraId="644AFF1E" w14:textId="5A823BAB" w:rsidR="002E2DF3" w:rsidDel="00EB5A8A" w:rsidRDefault="002E2DF3">
      <w:pPr>
        <w:rPr>
          <w:del w:id="42" w:author="Bruno dos Santos Rodrigues" w:date="2016-12-03T16:27:00Z"/>
        </w:rPr>
      </w:pPr>
    </w:p>
    <w:p w14:paraId="64E16E58" w14:textId="51380488" w:rsidR="002E2DF3" w:rsidDel="00EB5A8A" w:rsidRDefault="002E2DF3">
      <w:pPr>
        <w:rPr>
          <w:del w:id="43" w:author="Bruno dos Santos Rodrigues" w:date="2016-12-03T16:27:00Z"/>
        </w:rPr>
      </w:pPr>
    </w:p>
    <w:p w14:paraId="40BF362D" w14:textId="6D12C772" w:rsidR="00D467A2" w:rsidDel="00EB5A8A" w:rsidRDefault="00D467A2">
      <w:pPr>
        <w:rPr>
          <w:del w:id="44" w:author="Bruno dos Santos Rodrigues" w:date="2016-12-03T16:27:00Z"/>
        </w:rPr>
      </w:pPr>
    </w:p>
    <w:p w14:paraId="17E166EB" w14:textId="047A4BCA" w:rsidR="00D467A2" w:rsidDel="00EB5A8A" w:rsidRDefault="00D467A2">
      <w:pPr>
        <w:rPr>
          <w:del w:id="45" w:author="Bruno dos Santos Rodrigues" w:date="2016-12-03T16:27:00Z"/>
        </w:rPr>
      </w:pPr>
    </w:p>
    <w:p w14:paraId="07B36849" w14:textId="62BA4319" w:rsidR="002E2DF3" w:rsidDel="00EB5A8A" w:rsidRDefault="002E2DF3">
      <w:pPr>
        <w:rPr>
          <w:del w:id="46" w:author="Bruno dos Santos Rodrigues" w:date="2016-12-03T16:27:00Z"/>
        </w:rPr>
      </w:pPr>
    </w:p>
    <w:p w14:paraId="0ECD8E39" w14:textId="1EACF132" w:rsidR="002E2DF3" w:rsidDel="00EB5A8A" w:rsidRDefault="002E2DF3">
      <w:pPr>
        <w:rPr>
          <w:del w:id="47" w:author="Bruno dos Santos Rodrigues" w:date="2016-12-03T16:27:00Z"/>
        </w:rPr>
      </w:pPr>
    </w:p>
    <w:p w14:paraId="6D1456EA" w14:textId="6BADE035" w:rsidR="002E2DF3" w:rsidDel="00EB5A8A" w:rsidRDefault="002E2DF3">
      <w:pPr>
        <w:rPr>
          <w:del w:id="48" w:author="Bruno dos Santos Rodrigues" w:date="2016-12-03T16:27:00Z"/>
        </w:rPr>
      </w:pPr>
    </w:p>
    <w:p w14:paraId="6F89A7BE" w14:textId="087F3151" w:rsidR="002E2DF3" w:rsidDel="00EB5A8A" w:rsidRDefault="002E2DF3">
      <w:pPr>
        <w:rPr>
          <w:del w:id="49" w:author="Bruno dos Santos Rodrigues" w:date="2016-12-03T16:27:00Z"/>
        </w:rPr>
      </w:pPr>
    </w:p>
    <w:p w14:paraId="6B50CFD9" w14:textId="12939ECF" w:rsidR="002E2DF3" w:rsidDel="00EB5A8A" w:rsidRDefault="002E2DF3">
      <w:pPr>
        <w:rPr>
          <w:del w:id="50" w:author="Bruno dos Santos Rodrigues" w:date="2016-12-03T16:27:00Z"/>
        </w:rPr>
      </w:pPr>
    </w:p>
    <w:p w14:paraId="70686717" w14:textId="488E7606" w:rsidR="00A81D0F" w:rsidRDefault="00EB5A8A">
      <w:pPr>
        <w:rPr>
          <w:ins w:id="51" w:author="Bruno dos Santos Rodrigues" w:date="2016-12-04T09:44:00Z"/>
          <w:rFonts w:ascii="Arial" w:eastAsia="Arial" w:hAnsi="Arial" w:cs="Arial"/>
          <w:sz w:val="24"/>
          <w:szCs w:val="24"/>
        </w:rPr>
        <w:pPrChange w:id="52" w:author="Bruno dos Santos Rodrigues" w:date="2016-12-04T13:34:00Z">
          <w:pPr>
            <w:pStyle w:val="ndicedeilustraes"/>
            <w:tabs>
              <w:tab w:val="right" w:leader="dot" w:pos="8494"/>
            </w:tabs>
          </w:pPr>
        </w:pPrChange>
      </w:pPr>
      <w:bookmarkStart w:id="53" w:name="_30j0zll" w:colFirst="0" w:colLast="0"/>
      <w:bookmarkEnd w:id="53"/>
      <w:ins w:id="54" w:author="Bruno dos Santos Rodrigues" w:date="2016-12-03T16:27:00Z">
        <w:r>
          <w:rPr>
            <w:rFonts w:ascii="Arial" w:eastAsia="Arial" w:hAnsi="Arial" w:cs="Arial"/>
            <w:sz w:val="24"/>
            <w:szCs w:val="24"/>
          </w:rPr>
          <w:br w:type="page"/>
        </w:r>
      </w:ins>
      <w:r w:rsidR="00F372CC">
        <w:rPr>
          <w:rFonts w:ascii="Arial" w:eastAsia="Arial" w:hAnsi="Arial" w:cs="Arial"/>
          <w:sz w:val="24"/>
          <w:szCs w:val="24"/>
        </w:rPr>
        <w:lastRenderedPageBreak/>
        <w:t>LISTA DE FIGURAS</w:t>
      </w:r>
    </w:p>
    <w:p w14:paraId="225DE328" w14:textId="68A60337" w:rsidR="00CC3E07" w:rsidRDefault="0070066D">
      <w:pPr>
        <w:pStyle w:val="ndicedeilustraes"/>
        <w:tabs>
          <w:tab w:val="right" w:leader="dot" w:pos="8494"/>
        </w:tabs>
        <w:rPr>
          <w:ins w:id="55" w:author="Bruno dos Santos Rodrigues" w:date="2016-12-04T13:58:00Z"/>
          <w:rFonts w:asciiTheme="minorHAnsi" w:eastAsiaTheme="minorEastAsia" w:hAnsiTheme="minorHAnsi" w:cstheme="minorBidi"/>
          <w:noProof/>
          <w:color w:val="auto"/>
        </w:rPr>
      </w:pPr>
      <w:ins w:id="56" w:author="Bruno dos Santos Rodrigues" w:date="2016-12-04T12:06:00Z">
        <w:r>
          <w:fldChar w:fldCharType="begin"/>
        </w:r>
        <w:r>
          <w:instrText xml:space="preserve"> TOC \h \z \c "Figura" </w:instrText>
        </w:r>
      </w:ins>
      <w:r>
        <w:fldChar w:fldCharType="separate"/>
      </w:r>
      <w:ins w:id="57" w:author="Bruno dos Santos Rodrigues" w:date="2016-12-04T13:58:00Z">
        <w:r w:rsidR="00CC3E07" w:rsidRPr="00067C37">
          <w:rPr>
            <w:rStyle w:val="Hyperlink"/>
            <w:noProof/>
          </w:rPr>
          <w:fldChar w:fldCharType="begin"/>
        </w:r>
        <w:r w:rsidR="00CC3E07" w:rsidRPr="00067C37">
          <w:rPr>
            <w:rStyle w:val="Hyperlink"/>
            <w:noProof/>
          </w:rPr>
          <w:instrText xml:space="preserve"> </w:instrText>
        </w:r>
        <w:r w:rsidR="00CC3E07">
          <w:rPr>
            <w:noProof/>
          </w:rPr>
          <w:instrText>HYPERLINK \l "_Toc468623226"</w:instrText>
        </w:r>
        <w:r w:rsidR="00CC3E07" w:rsidRPr="00067C37">
          <w:rPr>
            <w:rStyle w:val="Hyperlink"/>
            <w:noProof/>
          </w:rPr>
          <w:instrText xml:space="preserve"> </w:instrText>
        </w:r>
        <w:r w:rsidR="00CC3E07" w:rsidRPr="00067C37">
          <w:rPr>
            <w:rStyle w:val="Hyperlink"/>
            <w:noProof/>
          </w:rPr>
        </w:r>
        <w:r w:rsidR="00CC3E07" w:rsidRPr="00067C37">
          <w:rPr>
            <w:rStyle w:val="Hyperlink"/>
            <w:noProof/>
          </w:rPr>
          <w:fldChar w:fldCharType="separate"/>
        </w:r>
        <w:r w:rsidR="00CC3E07" w:rsidRPr="00067C37">
          <w:rPr>
            <w:rStyle w:val="Hyperlink"/>
            <w:rFonts w:ascii="Arial" w:hAnsi="Arial" w:cs="Arial"/>
            <w:noProof/>
          </w:rPr>
          <w:t>Figura 1 Ciclo de Vida do ITIL</w:t>
        </w:r>
        <w:r w:rsidR="00CC3E07">
          <w:rPr>
            <w:noProof/>
            <w:webHidden/>
          </w:rPr>
          <w:tab/>
        </w:r>
        <w:r w:rsidR="00CC3E07">
          <w:rPr>
            <w:noProof/>
            <w:webHidden/>
          </w:rPr>
          <w:fldChar w:fldCharType="begin"/>
        </w:r>
        <w:r w:rsidR="00CC3E07">
          <w:rPr>
            <w:noProof/>
            <w:webHidden/>
          </w:rPr>
          <w:instrText xml:space="preserve"> PAGEREF _Toc468623226 \h </w:instrText>
        </w:r>
        <w:r w:rsidR="00CC3E07">
          <w:rPr>
            <w:noProof/>
            <w:webHidden/>
          </w:rPr>
        </w:r>
      </w:ins>
      <w:r w:rsidR="00CC3E07">
        <w:rPr>
          <w:noProof/>
          <w:webHidden/>
        </w:rPr>
        <w:fldChar w:fldCharType="separate"/>
      </w:r>
      <w:ins w:id="58" w:author="Bruno dos Santos Rodrigues" w:date="2016-12-04T13:58:00Z">
        <w:r w:rsidR="00CC3E07">
          <w:rPr>
            <w:noProof/>
            <w:webHidden/>
          </w:rPr>
          <w:t>13</w:t>
        </w:r>
        <w:r w:rsidR="00CC3E07">
          <w:rPr>
            <w:noProof/>
            <w:webHidden/>
          </w:rPr>
          <w:fldChar w:fldCharType="end"/>
        </w:r>
        <w:r w:rsidR="00CC3E07" w:rsidRPr="00067C37">
          <w:rPr>
            <w:rStyle w:val="Hyperlink"/>
            <w:noProof/>
          </w:rPr>
          <w:fldChar w:fldCharType="end"/>
        </w:r>
      </w:ins>
    </w:p>
    <w:p w14:paraId="06E04CAD" w14:textId="337FDB7F" w:rsidR="00CC3E07" w:rsidRDefault="00CC3E07">
      <w:pPr>
        <w:pStyle w:val="ndicedeilustraes"/>
        <w:tabs>
          <w:tab w:val="right" w:leader="dot" w:pos="8494"/>
        </w:tabs>
        <w:rPr>
          <w:ins w:id="59" w:author="Bruno dos Santos Rodrigues" w:date="2016-12-04T13:58:00Z"/>
          <w:rFonts w:asciiTheme="minorHAnsi" w:eastAsiaTheme="minorEastAsia" w:hAnsiTheme="minorHAnsi" w:cstheme="minorBidi"/>
          <w:noProof/>
          <w:color w:val="auto"/>
        </w:rPr>
      </w:pPr>
      <w:ins w:id="60"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"_Toc468623227"</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rFonts w:ascii="Arial" w:eastAsia="Arial" w:hAnsi="Arial" w:cs="Arial"/>
            <w:noProof/>
          </w:rPr>
          <w:t xml:space="preserve">Figura </w:t>
        </w:r>
        <w:r w:rsidRPr="00067C37">
          <w:rPr>
            <w:rStyle w:val="Hyperlink"/>
            <w:rFonts w:ascii="Arial" w:hAnsi="Arial" w:cs="Arial"/>
            <w:noProof/>
          </w:rPr>
          <w:t>2</w:t>
        </w:r>
        <w:r w:rsidRPr="00067C37">
          <w:rPr>
            <w:rStyle w:val="Hyperlink"/>
            <w:rFonts w:ascii="Arial" w:eastAsia="Arial" w:hAnsi="Arial" w:cs="Arial"/>
            <w:noProof/>
          </w:rPr>
          <w:t xml:space="preserve"> - Diagrama de caso de uso</w:t>
        </w:r>
        <w:r>
          <w:rPr>
            <w:noProof/>
            <w:webHidden/>
          </w:rPr>
          <w:tab/>
        </w:r>
        <w:r>
          <w:rPr>
            <w:noProof/>
            <w:webHidden/>
          </w:rPr>
          <w:fldChar w:fldCharType="begin"/>
        </w:r>
        <w:r>
          <w:rPr>
            <w:noProof/>
            <w:webHidden/>
          </w:rPr>
          <w:instrText xml:space="preserve"> PAGEREF _Toc468623227 \h </w:instrText>
        </w:r>
        <w:r>
          <w:rPr>
            <w:noProof/>
            <w:webHidden/>
          </w:rPr>
        </w:r>
      </w:ins>
      <w:r>
        <w:rPr>
          <w:noProof/>
          <w:webHidden/>
        </w:rPr>
        <w:fldChar w:fldCharType="separate"/>
      </w:r>
      <w:ins w:id="61" w:author="Bruno dos Santos Rodrigues" w:date="2016-12-04T13:58:00Z">
        <w:r>
          <w:rPr>
            <w:noProof/>
            <w:webHidden/>
          </w:rPr>
          <w:t>29</w:t>
        </w:r>
        <w:r>
          <w:rPr>
            <w:noProof/>
            <w:webHidden/>
          </w:rPr>
          <w:fldChar w:fldCharType="end"/>
        </w:r>
        <w:r w:rsidRPr="00067C37">
          <w:rPr>
            <w:rStyle w:val="Hyperlink"/>
            <w:noProof/>
          </w:rPr>
          <w:fldChar w:fldCharType="end"/>
        </w:r>
      </w:ins>
    </w:p>
    <w:p w14:paraId="65EA45D6" w14:textId="41EC6A55" w:rsidR="00CC3E07" w:rsidRDefault="00CC3E07">
      <w:pPr>
        <w:pStyle w:val="ndicedeilustraes"/>
        <w:tabs>
          <w:tab w:val="right" w:leader="dot" w:pos="8494"/>
        </w:tabs>
        <w:rPr>
          <w:ins w:id="62" w:author="Bruno dos Santos Rodrigues" w:date="2016-12-04T13:58:00Z"/>
          <w:rFonts w:asciiTheme="minorHAnsi" w:eastAsiaTheme="minorEastAsia" w:hAnsiTheme="minorHAnsi" w:cstheme="minorBidi"/>
          <w:noProof/>
          <w:color w:val="auto"/>
        </w:rPr>
      </w:pPr>
      <w:ins w:id="63"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"_Toc468623228"</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rFonts w:ascii="Arial" w:eastAsia="Arial" w:hAnsi="Arial" w:cs="Arial"/>
            <w:noProof/>
          </w:rPr>
          <w:t xml:space="preserve">Figura </w:t>
        </w:r>
        <w:r w:rsidRPr="00067C37">
          <w:rPr>
            <w:rStyle w:val="Hyperlink"/>
            <w:rFonts w:ascii="Arial" w:hAnsi="Arial" w:cs="Arial"/>
            <w:noProof/>
          </w:rPr>
          <w:t>3</w:t>
        </w:r>
        <w:r w:rsidRPr="00067C37">
          <w:rPr>
            <w:rStyle w:val="Hyperlink"/>
            <w:rFonts w:ascii="Arial" w:eastAsia="Arial" w:hAnsi="Arial" w:cs="Arial"/>
            <w:noProof/>
          </w:rPr>
          <w:t xml:space="preserve"> - Diagrama entidade de relacionamento do banco de dados</w:t>
        </w:r>
        <w:r>
          <w:rPr>
            <w:noProof/>
            <w:webHidden/>
          </w:rPr>
          <w:tab/>
        </w:r>
        <w:r>
          <w:rPr>
            <w:noProof/>
            <w:webHidden/>
          </w:rPr>
          <w:fldChar w:fldCharType="begin"/>
        </w:r>
        <w:r>
          <w:rPr>
            <w:noProof/>
            <w:webHidden/>
          </w:rPr>
          <w:instrText xml:space="preserve"> PAGEREF _Toc468623228 \h </w:instrText>
        </w:r>
        <w:r>
          <w:rPr>
            <w:noProof/>
            <w:webHidden/>
          </w:rPr>
        </w:r>
      </w:ins>
      <w:r>
        <w:rPr>
          <w:noProof/>
          <w:webHidden/>
        </w:rPr>
        <w:fldChar w:fldCharType="separate"/>
      </w:r>
      <w:ins w:id="64" w:author="Bruno dos Santos Rodrigues" w:date="2016-12-04T13:58:00Z">
        <w:r>
          <w:rPr>
            <w:noProof/>
            <w:webHidden/>
          </w:rPr>
          <w:t>40</w:t>
        </w:r>
        <w:r>
          <w:rPr>
            <w:noProof/>
            <w:webHidden/>
          </w:rPr>
          <w:fldChar w:fldCharType="end"/>
        </w:r>
        <w:r w:rsidRPr="00067C37">
          <w:rPr>
            <w:rStyle w:val="Hyperlink"/>
            <w:noProof/>
          </w:rPr>
          <w:fldChar w:fldCharType="end"/>
        </w:r>
      </w:ins>
    </w:p>
    <w:p w14:paraId="67861D66" w14:textId="186C01D1" w:rsidR="00CC3E07" w:rsidRDefault="00CC3E07">
      <w:pPr>
        <w:pStyle w:val="ndicedeilustraes"/>
        <w:tabs>
          <w:tab w:val="right" w:leader="dot" w:pos="8494"/>
        </w:tabs>
        <w:rPr>
          <w:ins w:id="65" w:author="Bruno dos Santos Rodrigues" w:date="2016-12-04T13:58:00Z"/>
          <w:rFonts w:asciiTheme="minorHAnsi" w:eastAsiaTheme="minorEastAsia" w:hAnsiTheme="minorHAnsi" w:cstheme="minorBidi"/>
          <w:noProof/>
          <w:color w:val="auto"/>
        </w:rPr>
      </w:pPr>
      <w:ins w:id="66"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"https://d.docs.live.net/d8afde0ae5125e0d/Documents/TCC-Jonatasv3FINAL.docx" \l "_Toc468623229"</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rFonts w:ascii="Arial" w:hAnsi="Arial" w:cs="Arial"/>
            <w:noProof/>
          </w:rPr>
          <w:t>Figura 4- Diagrama de Classe</w:t>
        </w:r>
        <w:r>
          <w:rPr>
            <w:noProof/>
            <w:webHidden/>
          </w:rPr>
          <w:tab/>
        </w:r>
        <w:r>
          <w:rPr>
            <w:noProof/>
            <w:webHidden/>
          </w:rPr>
          <w:fldChar w:fldCharType="begin"/>
        </w:r>
        <w:r>
          <w:rPr>
            <w:noProof/>
            <w:webHidden/>
          </w:rPr>
          <w:instrText xml:space="preserve"> PAGEREF _Toc468623229 \h </w:instrText>
        </w:r>
        <w:r>
          <w:rPr>
            <w:noProof/>
            <w:webHidden/>
          </w:rPr>
        </w:r>
      </w:ins>
      <w:r>
        <w:rPr>
          <w:noProof/>
          <w:webHidden/>
        </w:rPr>
        <w:fldChar w:fldCharType="separate"/>
      </w:r>
      <w:ins w:id="67" w:author="Bruno dos Santos Rodrigues" w:date="2016-12-04T13:58:00Z">
        <w:r>
          <w:rPr>
            <w:noProof/>
            <w:webHidden/>
          </w:rPr>
          <w:t>41</w:t>
        </w:r>
        <w:r>
          <w:rPr>
            <w:noProof/>
            <w:webHidden/>
          </w:rPr>
          <w:fldChar w:fldCharType="end"/>
        </w:r>
        <w:r w:rsidRPr="00067C37">
          <w:rPr>
            <w:rStyle w:val="Hyperlink"/>
            <w:noProof/>
          </w:rPr>
          <w:fldChar w:fldCharType="end"/>
        </w:r>
      </w:ins>
    </w:p>
    <w:p w14:paraId="1F22B929" w14:textId="1BC9448E" w:rsidR="00CC3E07" w:rsidRDefault="00CC3E07">
      <w:pPr>
        <w:pStyle w:val="ndicedeilustraes"/>
        <w:tabs>
          <w:tab w:val="right" w:leader="dot" w:pos="8494"/>
        </w:tabs>
        <w:rPr>
          <w:ins w:id="68" w:author="Bruno dos Santos Rodrigues" w:date="2016-12-04T13:58:00Z"/>
          <w:rFonts w:asciiTheme="minorHAnsi" w:eastAsiaTheme="minorEastAsia" w:hAnsiTheme="minorHAnsi" w:cstheme="minorBidi"/>
          <w:noProof/>
          <w:color w:val="auto"/>
        </w:rPr>
      </w:pPr>
      <w:ins w:id="69"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"_Toc468623230"</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5 Janela de Login</w:t>
        </w:r>
        <w:r>
          <w:rPr>
            <w:noProof/>
            <w:webHidden/>
          </w:rPr>
          <w:tab/>
        </w:r>
        <w:r>
          <w:rPr>
            <w:noProof/>
            <w:webHidden/>
          </w:rPr>
          <w:fldChar w:fldCharType="begin"/>
        </w:r>
        <w:r>
          <w:rPr>
            <w:noProof/>
            <w:webHidden/>
          </w:rPr>
          <w:instrText xml:space="preserve"> PAGEREF _Toc468623230 \h </w:instrText>
        </w:r>
        <w:r>
          <w:rPr>
            <w:noProof/>
            <w:webHidden/>
          </w:rPr>
        </w:r>
      </w:ins>
      <w:r>
        <w:rPr>
          <w:noProof/>
          <w:webHidden/>
        </w:rPr>
        <w:fldChar w:fldCharType="separate"/>
      </w:r>
      <w:ins w:id="70" w:author="Bruno dos Santos Rodrigues" w:date="2016-12-04T13:58:00Z">
        <w:r>
          <w:rPr>
            <w:noProof/>
            <w:webHidden/>
          </w:rPr>
          <w:t>43</w:t>
        </w:r>
        <w:r>
          <w:rPr>
            <w:noProof/>
            <w:webHidden/>
          </w:rPr>
          <w:fldChar w:fldCharType="end"/>
        </w:r>
        <w:r w:rsidRPr="00067C37">
          <w:rPr>
            <w:rStyle w:val="Hyperlink"/>
            <w:noProof/>
          </w:rPr>
          <w:fldChar w:fldCharType="end"/>
        </w:r>
      </w:ins>
    </w:p>
    <w:p w14:paraId="12260AFA" w14:textId="2AA0E553" w:rsidR="00CC3E07" w:rsidRDefault="00CC3E07">
      <w:pPr>
        <w:pStyle w:val="ndicedeilustraes"/>
        <w:tabs>
          <w:tab w:val="right" w:leader="dot" w:pos="8494"/>
        </w:tabs>
        <w:rPr>
          <w:ins w:id="71" w:author="Bruno dos Santos Rodrigues" w:date="2016-12-04T13:58:00Z"/>
          <w:rFonts w:asciiTheme="minorHAnsi" w:eastAsiaTheme="minorEastAsia" w:hAnsiTheme="minorHAnsi" w:cstheme="minorBidi"/>
          <w:noProof/>
          <w:color w:val="auto"/>
        </w:rPr>
      </w:pPr>
      <w:ins w:id="72"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"_Toc468623231"</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6 Janela Principal do Kaizen</w:t>
        </w:r>
        <w:r>
          <w:rPr>
            <w:noProof/>
            <w:webHidden/>
          </w:rPr>
          <w:tab/>
        </w:r>
        <w:r>
          <w:rPr>
            <w:noProof/>
            <w:webHidden/>
          </w:rPr>
          <w:fldChar w:fldCharType="begin"/>
        </w:r>
        <w:r>
          <w:rPr>
            <w:noProof/>
            <w:webHidden/>
          </w:rPr>
          <w:instrText xml:space="preserve"> PAGEREF _Toc468623231 \h </w:instrText>
        </w:r>
        <w:r>
          <w:rPr>
            <w:noProof/>
            <w:webHidden/>
          </w:rPr>
        </w:r>
      </w:ins>
      <w:r>
        <w:rPr>
          <w:noProof/>
          <w:webHidden/>
        </w:rPr>
        <w:fldChar w:fldCharType="separate"/>
      </w:r>
      <w:ins w:id="73" w:author="Bruno dos Santos Rodrigues" w:date="2016-12-04T13:58:00Z">
        <w:r>
          <w:rPr>
            <w:noProof/>
            <w:webHidden/>
          </w:rPr>
          <w:t>44</w:t>
        </w:r>
        <w:r>
          <w:rPr>
            <w:noProof/>
            <w:webHidden/>
          </w:rPr>
          <w:fldChar w:fldCharType="end"/>
        </w:r>
        <w:r w:rsidRPr="00067C37">
          <w:rPr>
            <w:rStyle w:val="Hyperlink"/>
            <w:noProof/>
          </w:rPr>
          <w:fldChar w:fldCharType="end"/>
        </w:r>
      </w:ins>
    </w:p>
    <w:p w14:paraId="587FCB52" w14:textId="612E5E7D" w:rsidR="00CC3E07" w:rsidRDefault="00CC3E07">
      <w:pPr>
        <w:pStyle w:val="ndicedeilustraes"/>
        <w:tabs>
          <w:tab w:val="right" w:leader="dot" w:pos="8494"/>
        </w:tabs>
        <w:rPr>
          <w:ins w:id="74" w:author="Bruno dos Santos Rodrigues" w:date="2016-12-04T13:58:00Z"/>
          <w:rFonts w:asciiTheme="minorHAnsi" w:eastAsiaTheme="minorEastAsia" w:hAnsiTheme="minorHAnsi" w:cstheme="minorBidi"/>
          <w:noProof/>
          <w:color w:val="auto"/>
        </w:rPr>
      </w:pPr>
      <w:ins w:id="75"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"_Toc468623232"</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7 Janela de Cadastro de Usuário</w:t>
        </w:r>
        <w:r>
          <w:rPr>
            <w:noProof/>
            <w:webHidden/>
          </w:rPr>
          <w:tab/>
        </w:r>
        <w:r>
          <w:rPr>
            <w:noProof/>
            <w:webHidden/>
          </w:rPr>
          <w:fldChar w:fldCharType="begin"/>
        </w:r>
        <w:r>
          <w:rPr>
            <w:noProof/>
            <w:webHidden/>
          </w:rPr>
          <w:instrText xml:space="preserve"> PAGEREF _Toc468623232 \h </w:instrText>
        </w:r>
        <w:r>
          <w:rPr>
            <w:noProof/>
            <w:webHidden/>
          </w:rPr>
        </w:r>
      </w:ins>
      <w:r>
        <w:rPr>
          <w:noProof/>
          <w:webHidden/>
        </w:rPr>
        <w:fldChar w:fldCharType="separate"/>
      </w:r>
      <w:ins w:id="76" w:author="Bruno dos Santos Rodrigues" w:date="2016-12-04T13:58:00Z">
        <w:r>
          <w:rPr>
            <w:noProof/>
            <w:webHidden/>
          </w:rPr>
          <w:t>45</w:t>
        </w:r>
        <w:r>
          <w:rPr>
            <w:noProof/>
            <w:webHidden/>
          </w:rPr>
          <w:fldChar w:fldCharType="end"/>
        </w:r>
        <w:r w:rsidRPr="00067C37">
          <w:rPr>
            <w:rStyle w:val="Hyperlink"/>
            <w:noProof/>
          </w:rPr>
          <w:fldChar w:fldCharType="end"/>
        </w:r>
      </w:ins>
    </w:p>
    <w:p w14:paraId="39A7F2F7" w14:textId="205E0E9A" w:rsidR="00CC3E07" w:rsidRDefault="00CC3E07">
      <w:pPr>
        <w:pStyle w:val="ndicedeilustraes"/>
        <w:tabs>
          <w:tab w:val="right" w:leader="dot" w:pos="8494"/>
        </w:tabs>
        <w:rPr>
          <w:ins w:id="77" w:author="Bruno dos Santos Rodrigues" w:date="2016-12-04T13:58:00Z"/>
          <w:rFonts w:asciiTheme="minorHAnsi" w:eastAsiaTheme="minorEastAsia" w:hAnsiTheme="minorHAnsi" w:cstheme="minorBidi"/>
          <w:noProof/>
          <w:color w:val="auto"/>
        </w:rPr>
      </w:pPr>
      <w:ins w:id="78"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"_Toc468623233"</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8 Tela de Cadastro de Status</w:t>
        </w:r>
        <w:r>
          <w:rPr>
            <w:noProof/>
            <w:webHidden/>
          </w:rPr>
          <w:tab/>
        </w:r>
        <w:r>
          <w:rPr>
            <w:noProof/>
            <w:webHidden/>
          </w:rPr>
          <w:fldChar w:fldCharType="begin"/>
        </w:r>
        <w:r>
          <w:rPr>
            <w:noProof/>
            <w:webHidden/>
          </w:rPr>
          <w:instrText xml:space="preserve"> PAGEREF _Toc468623233 \h </w:instrText>
        </w:r>
        <w:r>
          <w:rPr>
            <w:noProof/>
            <w:webHidden/>
          </w:rPr>
        </w:r>
      </w:ins>
      <w:r>
        <w:rPr>
          <w:noProof/>
          <w:webHidden/>
        </w:rPr>
        <w:fldChar w:fldCharType="separate"/>
      </w:r>
      <w:ins w:id="79" w:author="Bruno dos Santos Rodrigues" w:date="2016-12-04T13:58:00Z">
        <w:r>
          <w:rPr>
            <w:noProof/>
            <w:webHidden/>
          </w:rPr>
          <w:t>46</w:t>
        </w:r>
        <w:r>
          <w:rPr>
            <w:noProof/>
            <w:webHidden/>
          </w:rPr>
          <w:fldChar w:fldCharType="end"/>
        </w:r>
        <w:r w:rsidRPr="00067C37">
          <w:rPr>
            <w:rStyle w:val="Hyperlink"/>
            <w:noProof/>
          </w:rPr>
          <w:fldChar w:fldCharType="end"/>
        </w:r>
      </w:ins>
    </w:p>
    <w:p w14:paraId="7B20AFF7" w14:textId="24EB5085" w:rsidR="00CC3E07" w:rsidRDefault="00CC3E07">
      <w:pPr>
        <w:pStyle w:val="ndicedeilustraes"/>
        <w:tabs>
          <w:tab w:val="right" w:leader="dot" w:pos="8494"/>
        </w:tabs>
        <w:rPr>
          <w:ins w:id="80" w:author="Bruno dos Santos Rodrigues" w:date="2016-12-04T13:58:00Z"/>
          <w:rFonts w:asciiTheme="minorHAnsi" w:eastAsiaTheme="minorEastAsia" w:hAnsiTheme="minorHAnsi" w:cstheme="minorBidi"/>
          <w:noProof/>
          <w:color w:val="auto"/>
        </w:rPr>
      </w:pPr>
      <w:ins w:id="81"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"_Toc468623234"</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9 Janela Cadastro de Prioridade</w:t>
        </w:r>
        <w:r>
          <w:rPr>
            <w:noProof/>
            <w:webHidden/>
          </w:rPr>
          <w:tab/>
        </w:r>
        <w:r>
          <w:rPr>
            <w:noProof/>
            <w:webHidden/>
          </w:rPr>
          <w:fldChar w:fldCharType="begin"/>
        </w:r>
        <w:r>
          <w:rPr>
            <w:noProof/>
            <w:webHidden/>
          </w:rPr>
          <w:instrText xml:space="preserve"> PAGEREF _Toc468623234 \h </w:instrText>
        </w:r>
        <w:r>
          <w:rPr>
            <w:noProof/>
            <w:webHidden/>
          </w:rPr>
        </w:r>
      </w:ins>
      <w:r>
        <w:rPr>
          <w:noProof/>
          <w:webHidden/>
        </w:rPr>
        <w:fldChar w:fldCharType="separate"/>
      </w:r>
      <w:ins w:id="82" w:author="Bruno dos Santos Rodrigues" w:date="2016-12-04T13:58:00Z">
        <w:r>
          <w:rPr>
            <w:noProof/>
            <w:webHidden/>
          </w:rPr>
          <w:t>46</w:t>
        </w:r>
        <w:r>
          <w:rPr>
            <w:noProof/>
            <w:webHidden/>
          </w:rPr>
          <w:fldChar w:fldCharType="end"/>
        </w:r>
        <w:r w:rsidRPr="00067C37">
          <w:rPr>
            <w:rStyle w:val="Hyperlink"/>
            <w:noProof/>
          </w:rPr>
          <w:fldChar w:fldCharType="end"/>
        </w:r>
      </w:ins>
    </w:p>
    <w:p w14:paraId="300B8673" w14:textId="105816AA" w:rsidR="00CC3E07" w:rsidRDefault="00CC3E07">
      <w:pPr>
        <w:pStyle w:val="ndicedeilustraes"/>
        <w:tabs>
          <w:tab w:val="right" w:leader="dot" w:pos="8494"/>
        </w:tabs>
        <w:rPr>
          <w:ins w:id="83" w:author="Bruno dos Santos Rodrigues" w:date="2016-12-04T13:58:00Z"/>
          <w:rFonts w:asciiTheme="minorHAnsi" w:eastAsiaTheme="minorEastAsia" w:hAnsiTheme="minorHAnsi" w:cstheme="minorBidi"/>
          <w:noProof/>
          <w:color w:val="auto"/>
        </w:rPr>
      </w:pPr>
      <w:ins w:id="84"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"_Toc468623235"</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10 Janela Cadastro de Pessoas</w:t>
        </w:r>
        <w:r>
          <w:rPr>
            <w:noProof/>
            <w:webHidden/>
          </w:rPr>
          <w:tab/>
        </w:r>
        <w:r>
          <w:rPr>
            <w:noProof/>
            <w:webHidden/>
          </w:rPr>
          <w:fldChar w:fldCharType="begin"/>
        </w:r>
        <w:r>
          <w:rPr>
            <w:noProof/>
            <w:webHidden/>
          </w:rPr>
          <w:instrText xml:space="preserve"> PAGEREF _Toc468623235 \h </w:instrText>
        </w:r>
        <w:r>
          <w:rPr>
            <w:noProof/>
            <w:webHidden/>
          </w:rPr>
        </w:r>
      </w:ins>
      <w:r>
        <w:rPr>
          <w:noProof/>
          <w:webHidden/>
        </w:rPr>
        <w:fldChar w:fldCharType="separate"/>
      </w:r>
      <w:ins w:id="85" w:author="Bruno dos Santos Rodrigues" w:date="2016-12-04T13:58:00Z">
        <w:r>
          <w:rPr>
            <w:noProof/>
            <w:webHidden/>
          </w:rPr>
          <w:t>47</w:t>
        </w:r>
        <w:r>
          <w:rPr>
            <w:noProof/>
            <w:webHidden/>
          </w:rPr>
          <w:fldChar w:fldCharType="end"/>
        </w:r>
        <w:r w:rsidRPr="00067C37">
          <w:rPr>
            <w:rStyle w:val="Hyperlink"/>
            <w:noProof/>
          </w:rPr>
          <w:fldChar w:fldCharType="end"/>
        </w:r>
      </w:ins>
    </w:p>
    <w:p w14:paraId="4531BD06" w14:textId="2DF4E411" w:rsidR="00CC3E07" w:rsidRDefault="00CC3E07">
      <w:pPr>
        <w:pStyle w:val="ndicedeilustraes"/>
        <w:tabs>
          <w:tab w:val="right" w:leader="dot" w:pos="8494"/>
        </w:tabs>
        <w:rPr>
          <w:ins w:id="86" w:author="Bruno dos Santos Rodrigues" w:date="2016-12-04T13:58:00Z"/>
          <w:rFonts w:asciiTheme="minorHAnsi" w:eastAsiaTheme="minorEastAsia" w:hAnsiTheme="minorHAnsi" w:cstheme="minorBidi"/>
          <w:noProof/>
          <w:color w:val="auto"/>
        </w:rPr>
      </w:pPr>
      <w:ins w:id="87"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"_Toc468623236"</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11 Janela Cadastro de Grupo de Pessoas</w:t>
        </w:r>
        <w:r>
          <w:rPr>
            <w:noProof/>
            <w:webHidden/>
          </w:rPr>
          <w:tab/>
        </w:r>
        <w:r>
          <w:rPr>
            <w:noProof/>
            <w:webHidden/>
          </w:rPr>
          <w:fldChar w:fldCharType="begin"/>
        </w:r>
        <w:r>
          <w:rPr>
            <w:noProof/>
            <w:webHidden/>
          </w:rPr>
          <w:instrText xml:space="preserve"> PAGEREF _Toc468623236 \h </w:instrText>
        </w:r>
        <w:r>
          <w:rPr>
            <w:noProof/>
            <w:webHidden/>
          </w:rPr>
        </w:r>
      </w:ins>
      <w:r>
        <w:rPr>
          <w:noProof/>
          <w:webHidden/>
        </w:rPr>
        <w:fldChar w:fldCharType="separate"/>
      </w:r>
      <w:ins w:id="88" w:author="Bruno dos Santos Rodrigues" w:date="2016-12-04T13:58:00Z">
        <w:r>
          <w:rPr>
            <w:noProof/>
            <w:webHidden/>
          </w:rPr>
          <w:t>48</w:t>
        </w:r>
        <w:r>
          <w:rPr>
            <w:noProof/>
            <w:webHidden/>
          </w:rPr>
          <w:fldChar w:fldCharType="end"/>
        </w:r>
        <w:r w:rsidRPr="00067C37">
          <w:rPr>
            <w:rStyle w:val="Hyperlink"/>
            <w:noProof/>
          </w:rPr>
          <w:fldChar w:fldCharType="end"/>
        </w:r>
      </w:ins>
    </w:p>
    <w:p w14:paraId="202D6174" w14:textId="4231161F" w:rsidR="00CC3E07" w:rsidRDefault="00CC3E07">
      <w:pPr>
        <w:pStyle w:val="ndicedeilustraes"/>
        <w:tabs>
          <w:tab w:val="right" w:leader="dot" w:pos="8494"/>
        </w:tabs>
        <w:rPr>
          <w:ins w:id="89" w:author="Bruno dos Santos Rodrigues" w:date="2016-12-04T13:58:00Z"/>
          <w:rFonts w:asciiTheme="minorHAnsi" w:eastAsiaTheme="minorEastAsia" w:hAnsiTheme="minorHAnsi" w:cstheme="minorBidi"/>
          <w:noProof/>
          <w:color w:val="auto"/>
        </w:rPr>
      </w:pPr>
      <w:ins w:id="90"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"_Toc468623237"</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12 Janela Cadastro de Ativos</w:t>
        </w:r>
        <w:r>
          <w:rPr>
            <w:noProof/>
            <w:webHidden/>
          </w:rPr>
          <w:tab/>
        </w:r>
        <w:r>
          <w:rPr>
            <w:noProof/>
            <w:webHidden/>
          </w:rPr>
          <w:fldChar w:fldCharType="begin"/>
        </w:r>
        <w:r>
          <w:rPr>
            <w:noProof/>
            <w:webHidden/>
          </w:rPr>
          <w:instrText xml:space="preserve"> PAGEREF _Toc468623237 \h </w:instrText>
        </w:r>
        <w:r>
          <w:rPr>
            <w:noProof/>
            <w:webHidden/>
          </w:rPr>
        </w:r>
      </w:ins>
      <w:r>
        <w:rPr>
          <w:noProof/>
          <w:webHidden/>
        </w:rPr>
        <w:fldChar w:fldCharType="separate"/>
      </w:r>
      <w:ins w:id="91" w:author="Bruno dos Santos Rodrigues" w:date="2016-12-04T13:58:00Z">
        <w:r>
          <w:rPr>
            <w:noProof/>
            <w:webHidden/>
          </w:rPr>
          <w:t>49</w:t>
        </w:r>
        <w:r>
          <w:rPr>
            <w:noProof/>
            <w:webHidden/>
          </w:rPr>
          <w:fldChar w:fldCharType="end"/>
        </w:r>
        <w:r w:rsidRPr="00067C37">
          <w:rPr>
            <w:rStyle w:val="Hyperlink"/>
            <w:noProof/>
          </w:rPr>
          <w:fldChar w:fldCharType="end"/>
        </w:r>
      </w:ins>
    </w:p>
    <w:p w14:paraId="0800638E" w14:textId="458CFF4E" w:rsidR="00CC3E07" w:rsidRDefault="00CC3E07">
      <w:pPr>
        <w:pStyle w:val="ndicedeilustraes"/>
        <w:tabs>
          <w:tab w:val="right" w:leader="dot" w:pos="8494"/>
        </w:tabs>
        <w:rPr>
          <w:ins w:id="92" w:author="Bruno dos Santos Rodrigues" w:date="2016-12-04T13:58:00Z"/>
          <w:rFonts w:asciiTheme="minorHAnsi" w:eastAsiaTheme="minorEastAsia" w:hAnsiTheme="minorHAnsi" w:cstheme="minorBidi"/>
          <w:noProof/>
          <w:color w:val="auto"/>
        </w:rPr>
      </w:pPr>
      <w:ins w:id="93"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"_Toc468623238"</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13Janela Cadastro de Tipo de Ativo</w:t>
        </w:r>
        <w:r>
          <w:rPr>
            <w:noProof/>
            <w:webHidden/>
          </w:rPr>
          <w:tab/>
        </w:r>
        <w:r>
          <w:rPr>
            <w:noProof/>
            <w:webHidden/>
          </w:rPr>
          <w:fldChar w:fldCharType="begin"/>
        </w:r>
        <w:r>
          <w:rPr>
            <w:noProof/>
            <w:webHidden/>
          </w:rPr>
          <w:instrText xml:space="preserve"> PAGEREF _Toc468623238 \h </w:instrText>
        </w:r>
        <w:r>
          <w:rPr>
            <w:noProof/>
            <w:webHidden/>
          </w:rPr>
        </w:r>
      </w:ins>
      <w:r>
        <w:rPr>
          <w:noProof/>
          <w:webHidden/>
        </w:rPr>
        <w:fldChar w:fldCharType="separate"/>
      </w:r>
      <w:ins w:id="94" w:author="Bruno dos Santos Rodrigues" w:date="2016-12-04T13:58:00Z">
        <w:r>
          <w:rPr>
            <w:noProof/>
            <w:webHidden/>
          </w:rPr>
          <w:t>50</w:t>
        </w:r>
        <w:r>
          <w:rPr>
            <w:noProof/>
            <w:webHidden/>
          </w:rPr>
          <w:fldChar w:fldCharType="end"/>
        </w:r>
        <w:r w:rsidRPr="00067C37">
          <w:rPr>
            <w:rStyle w:val="Hyperlink"/>
            <w:noProof/>
          </w:rPr>
          <w:fldChar w:fldCharType="end"/>
        </w:r>
      </w:ins>
    </w:p>
    <w:p w14:paraId="11F7EBD9" w14:textId="6A72CE4B" w:rsidR="00CC3E07" w:rsidRDefault="00CC3E07">
      <w:pPr>
        <w:pStyle w:val="ndicedeilustraes"/>
        <w:tabs>
          <w:tab w:val="right" w:leader="dot" w:pos="8494"/>
        </w:tabs>
        <w:rPr>
          <w:ins w:id="95" w:author="Bruno dos Santos Rodrigues" w:date="2016-12-04T13:58:00Z"/>
          <w:rFonts w:asciiTheme="minorHAnsi" w:eastAsiaTheme="minorEastAsia" w:hAnsiTheme="minorHAnsi" w:cstheme="minorBidi"/>
          <w:noProof/>
          <w:color w:val="auto"/>
        </w:rPr>
      </w:pPr>
      <w:ins w:id="96"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"_Toc468623239"</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14 Janela Cadastro de Chamados</w:t>
        </w:r>
        <w:r>
          <w:rPr>
            <w:noProof/>
            <w:webHidden/>
          </w:rPr>
          <w:tab/>
        </w:r>
        <w:r>
          <w:rPr>
            <w:noProof/>
            <w:webHidden/>
          </w:rPr>
          <w:fldChar w:fldCharType="begin"/>
        </w:r>
        <w:r>
          <w:rPr>
            <w:noProof/>
            <w:webHidden/>
          </w:rPr>
          <w:instrText xml:space="preserve"> PAGEREF _Toc468623239 \h </w:instrText>
        </w:r>
        <w:r>
          <w:rPr>
            <w:noProof/>
            <w:webHidden/>
          </w:rPr>
        </w:r>
      </w:ins>
      <w:r>
        <w:rPr>
          <w:noProof/>
          <w:webHidden/>
        </w:rPr>
        <w:fldChar w:fldCharType="separate"/>
      </w:r>
      <w:ins w:id="97" w:author="Bruno dos Santos Rodrigues" w:date="2016-12-04T13:58:00Z">
        <w:r>
          <w:rPr>
            <w:noProof/>
            <w:webHidden/>
          </w:rPr>
          <w:t>50</w:t>
        </w:r>
        <w:r>
          <w:rPr>
            <w:noProof/>
            <w:webHidden/>
          </w:rPr>
          <w:fldChar w:fldCharType="end"/>
        </w:r>
        <w:r w:rsidRPr="00067C37">
          <w:rPr>
            <w:rStyle w:val="Hyperlink"/>
            <w:noProof/>
          </w:rPr>
          <w:fldChar w:fldCharType="end"/>
        </w:r>
      </w:ins>
    </w:p>
    <w:p w14:paraId="6F1F8C37" w14:textId="64DEA3F5" w:rsidR="00CC3E07" w:rsidRDefault="00CC3E07">
      <w:pPr>
        <w:pStyle w:val="ndicedeilustraes"/>
        <w:tabs>
          <w:tab w:val="right" w:leader="dot" w:pos="8494"/>
        </w:tabs>
        <w:rPr>
          <w:ins w:id="98" w:author="Bruno dos Santos Rodrigues" w:date="2016-12-04T13:58:00Z"/>
          <w:rFonts w:asciiTheme="minorHAnsi" w:eastAsiaTheme="minorEastAsia" w:hAnsiTheme="minorHAnsi" w:cstheme="minorBidi"/>
          <w:noProof/>
          <w:color w:val="auto"/>
        </w:rPr>
      </w:pPr>
      <w:ins w:id="99"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"_Toc468623240"</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15 Janela da matriz RACI do chamado</w:t>
        </w:r>
        <w:r>
          <w:rPr>
            <w:noProof/>
            <w:webHidden/>
          </w:rPr>
          <w:tab/>
        </w:r>
        <w:r>
          <w:rPr>
            <w:noProof/>
            <w:webHidden/>
          </w:rPr>
          <w:fldChar w:fldCharType="begin"/>
        </w:r>
        <w:r>
          <w:rPr>
            <w:noProof/>
            <w:webHidden/>
          </w:rPr>
          <w:instrText xml:space="preserve"> PAGEREF _Toc468623240 \h </w:instrText>
        </w:r>
        <w:r>
          <w:rPr>
            <w:noProof/>
            <w:webHidden/>
          </w:rPr>
        </w:r>
      </w:ins>
      <w:r>
        <w:rPr>
          <w:noProof/>
          <w:webHidden/>
        </w:rPr>
        <w:fldChar w:fldCharType="separate"/>
      </w:r>
      <w:ins w:id="100" w:author="Bruno dos Santos Rodrigues" w:date="2016-12-04T13:58:00Z">
        <w:r>
          <w:rPr>
            <w:noProof/>
            <w:webHidden/>
          </w:rPr>
          <w:t>51</w:t>
        </w:r>
        <w:r>
          <w:rPr>
            <w:noProof/>
            <w:webHidden/>
          </w:rPr>
          <w:fldChar w:fldCharType="end"/>
        </w:r>
        <w:r w:rsidRPr="00067C37">
          <w:rPr>
            <w:rStyle w:val="Hyperlink"/>
            <w:noProof/>
          </w:rPr>
          <w:fldChar w:fldCharType="end"/>
        </w:r>
      </w:ins>
    </w:p>
    <w:p w14:paraId="28531683" w14:textId="7F515B88" w:rsidR="00CC3E07" w:rsidRDefault="00CC3E07">
      <w:pPr>
        <w:pStyle w:val="ndicedeilustraes"/>
        <w:tabs>
          <w:tab w:val="right" w:leader="dot" w:pos="8494"/>
        </w:tabs>
        <w:rPr>
          <w:ins w:id="101" w:author="Bruno dos Santos Rodrigues" w:date="2016-12-04T13:58:00Z"/>
          <w:rFonts w:asciiTheme="minorHAnsi" w:eastAsiaTheme="minorEastAsia" w:hAnsiTheme="minorHAnsi" w:cstheme="minorBidi"/>
          <w:noProof/>
          <w:color w:val="auto"/>
        </w:rPr>
      </w:pPr>
      <w:ins w:id="102"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"_Toc468623241"</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16 Janela Seleciona Ativo do Chamado</w:t>
        </w:r>
        <w:r>
          <w:rPr>
            <w:noProof/>
            <w:webHidden/>
          </w:rPr>
          <w:tab/>
        </w:r>
        <w:r>
          <w:rPr>
            <w:noProof/>
            <w:webHidden/>
          </w:rPr>
          <w:fldChar w:fldCharType="begin"/>
        </w:r>
        <w:r>
          <w:rPr>
            <w:noProof/>
            <w:webHidden/>
          </w:rPr>
          <w:instrText xml:space="preserve"> PAGEREF _Toc468623241 \h </w:instrText>
        </w:r>
        <w:r>
          <w:rPr>
            <w:noProof/>
            <w:webHidden/>
          </w:rPr>
        </w:r>
      </w:ins>
      <w:r>
        <w:rPr>
          <w:noProof/>
          <w:webHidden/>
        </w:rPr>
        <w:fldChar w:fldCharType="separate"/>
      </w:r>
      <w:ins w:id="103" w:author="Bruno dos Santos Rodrigues" w:date="2016-12-04T13:58:00Z">
        <w:r>
          <w:rPr>
            <w:noProof/>
            <w:webHidden/>
          </w:rPr>
          <w:t>52</w:t>
        </w:r>
        <w:r>
          <w:rPr>
            <w:noProof/>
            <w:webHidden/>
          </w:rPr>
          <w:fldChar w:fldCharType="end"/>
        </w:r>
        <w:r w:rsidRPr="00067C37">
          <w:rPr>
            <w:rStyle w:val="Hyperlink"/>
            <w:noProof/>
          </w:rPr>
          <w:fldChar w:fldCharType="end"/>
        </w:r>
      </w:ins>
    </w:p>
    <w:p w14:paraId="1693753C" w14:textId="6012FBF9" w:rsidR="00CC3E07" w:rsidRDefault="00CC3E07">
      <w:pPr>
        <w:pStyle w:val="ndicedeilustraes"/>
        <w:tabs>
          <w:tab w:val="right" w:leader="dot" w:pos="8494"/>
        </w:tabs>
        <w:rPr>
          <w:ins w:id="104" w:author="Bruno dos Santos Rodrigues" w:date="2016-12-04T13:58:00Z"/>
          <w:rFonts w:asciiTheme="minorHAnsi" w:eastAsiaTheme="minorEastAsia" w:hAnsiTheme="minorHAnsi" w:cstheme="minorBidi"/>
          <w:noProof/>
          <w:color w:val="auto"/>
        </w:rPr>
      </w:pPr>
      <w:ins w:id="105"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"_Toc468623242"</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17 Janela de Busca de Pessoas</w:t>
        </w:r>
        <w:r>
          <w:rPr>
            <w:noProof/>
            <w:webHidden/>
          </w:rPr>
          <w:tab/>
        </w:r>
        <w:r>
          <w:rPr>
            <w:noProof/>
            <w:webHidden/>
          </w:rPr>
          <w:fldChar w:fldCharType="begin"/>
        </w:r>
        <w:r>
          <w:rPr>
            <w:noProof/>
            <w:webHidden/>
          </w:rPr>
          <w:instrText xml:space="preserve"> PAGEREF _Toc468623242 \h </w:instrText>
        </w:r>
        <w:r>
          <w:rPr>
            <w:noProof/>
            <w:webHidden/>
          </w:rPr>
        </w:r>
      </w:ins>
      <w:r>
        <w:rPr>
          <w:noProof/>
          <w:webHidden/>
        </w:rPr>
        <w:fldChar w:fldCharType="separate"/>
      </w:r>
      <w:ins w:id="106" w:author="Bruno dos Santos Rodrigues" w:date="2016-12-04T13:58:00Z">
        <w:r>
          <w:rPr>
            <w:noProof/>
            <w:webHidden/>
          </w:rPr>
          <w:t>52</w:t>
        </w:r>
        <w:r>
          <w:rPr>
            <w:noProof/>
            <w:webHidden/>
          </w:rPr>
          <w:fldChar w:fldCharType="end"/>
        </w:r>
        <w:r w:rsidRPr="00067C37">
          <w:rPr>
            <w:rStyle w:val="Hyperlink"/>
            <w:noProof/>
          </w:rPr>
          <w:fldChar w:fldCharType="end"/>
        </w:r>
      </w:ins>
    </w:p>
    <w:p w14:paraId="320549E0" w14:textId="2A3CB30C" w:rsidR="00CC3E07" w:rsidRDefault="00CC3E07">
      <w:pPr>
        <w:pStyle w:val="ndicedeilustraes"/>
        <w:tabs>
          <w:tab w:val="right" w:leader="dot" w:pos="8494"/>
        </w:tabs>
        <w:rPr>
          <w:ins w:id="107" w:author="Bruno dos Santos Rodrigues" w:date="2016-12-04T13:58:00Z"/>
          <w:rFonts w:asciiTheme="minorHAnsi" w:eastAsiaTheme="minorEastAsia" w:hAnsiTheme="minorHAnsi" w:cstheme="minorBidi"/>
          <w:noProof/>
          <w:color w:val="auto"/>
        </w:rPr>
      </w:pPr>
      <w:ins w:id="108"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"_Toc468623243"</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18 Janela de Busa de Ativos</w:t>
        </w:r>
        <w:r>
          <w:rPr>
            <w:noProof/>
            <w:webHidden/>
          </w:rPr>
          <w:tab/>
        </w:r>
        <w:r>
          <w:rPr>
            <w:noProof/>
            <w:webHidden/>
          </w:rPr>
          <w:fldChar w:fldCharType="begin"/>
        </w:r>
        <w:r>
          <w:rPr>
            <w:noProof/>
            <w:webHidden/>
          </w:rPr>
          <w:instrText xml:space="preserve"> PAGEREF _Toc468623243 \h </w:instrText>
        </w:r>
        <w:r>
          <w:rPr>
            <w:noProof/>
            <w:webHidden/>
          </w:rPr>
        </w:r>
      </w:ins>
      <w:r>
        <w:rPr>
          <w:noProof/>
          <w:webHidden/>
        </w:rPr>
        <w:fldChar w:fldCharType="separate"/>
      </w:r>
      <w:ins w:id="109" w:author="Bruno dos Santos Rodrigues" w:date="2016-12-04T13:58:00Z">
        <w:r>
          <w:rPr>
            <w:noProof/>
            <w:webHidden/>
          </w:rPr>
          <w:t>53</w:t>
        </w:r>
        <w:r>
          <w:rPr>
            <w:noProof/>
            <w:webHidden/>
          </w:rPr>
          <w:fldChar w:fldCharType="end"/>
        </w:r>
        <w:r w:rsidRPr="00067C37">
          <w:rPr>
            <w:rStyle w:val="Hyperlink"/>
            <w:noProof/>
          </w:rPr>
          <w:fldChar w:fldCharType="end"/>
        </w:r>
      </w:ins>
    </w:p>
    <w:p w14:paraId="0FEFF05E" w14:textId="1CEA8A85" w:rsidR="00CC3E07" w:rsidRDefault="00CC3E07">
      <w:pPr>
        <w:pStyle w:val="ndicedeilustraes"/>
        <w:tabs>
          <w:tab w:val="right" w:leader="dot" w:pos="8494"/>
        </w:tabs>
        <w:rPr>
          <w:ins w:id="110" w:author="Bruno dos Santos Rodrigues" w:date="2016-12-04T13:58:00Z"/>
          <w:rFonts w:asciiTheme="minorHAnsi" w:eastAsiaTheme="minorEastAsia" w:hAnsiTheme="minorHAnsi" w:cstheme="minorBidi"/>
          <w:noProof/>
          <w:color w:val="auto"/>
        </w:rPr>
      </w:pPr>
      <w:ins w:id="111"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"_Toc468623244"</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19 Janela de Busca de Chamados</w:t>
        </w:r>
        <w:r>
          <w:rPr>
            <w:noProof/>
            <w:webHidden/>
          </w:rPr>
          <w:tab/>
        </w:r>
        <w:r>
          <w:rPr>
            <w:noProof/>
            <w:webHidden/>
          </w:rPr>
          <w:fldChar w:fldCharType="begin"/>
        </w:r>
        <w:r>
          <w:rPr>
            <w:noProof/>
            <w:webHidden/>
          </w:rPr>
          <w:instrText xml:space="preserve"> PAGEREF _Toc468623244 \h </w:instrText>
        </w:r>
        <w:r>
          <w:rPr>
            <w:noProof/>
            <w:webHidden/>
          </w:rPr>
        </w:r>
      </w:ins>
      <w:r>
        <w:rPr>
          <w:noProof/>
          <w:webHidden/>
        </w:rPr>
        <w:fldChar w:fldCharType="separate"/>
      </w:r>
      <w:ins w:id="112" w:author="Bruno dos Santos Rodrigues" w:date="2016-12-04T13:58:00Z">
        <w:r>
          <w:rPr>
            <w:noProof/>
            <w:webHidden/>
          </w:rPr>
          <w:t>54</w:t>
        </w:r>
        <w:r>
          <w:rPr>
            <w:noProof/>
            <w:webHidden/>
          </w:rPr>
          <w:fldChar w:fldCharType="end"/>
        </w:r>
        <w:r w:rsidRPr="00067C37">
          <w:rPr>
            <w:rStyle w:val="Hyperlink"/>
            <w:noProof/>
          </w:rPr>
          <w:fldChar w:fldCharType="end"/>
        </w:r>
      </w:ins>
    </w:p>
    <w:p w14:paraId="02E4FF66" w14:textId="72297426" w:rsidR="00CC3E07" w:rsidRDefault="00CC3E07">
      <w:pPr>
        <w:pStyle w:val="ndicedeilustraes"/>
        <w:tabs>
          <w:tab w:val="right" w:leader="dot" w:pos="8494"/>
        </w:tabs>
        <w:rPr>
          <w:ins w:id="113" w:author="Bruno dos Santos Rodrigues" w:date="2016-12-04T13:58:00Z"/>
          <w:rFonts w:asciiTheme="minorHAnsi" w:eastAsiaTheme="minorEastAsia" w:hAnsiTheme="minorHAnsi" w:cstheme="minorBidi"/>
          <w:noProof/>
          <w:color w:val="auto"/>
        </w:rPr>
      </w:pPr>
      <w:ins w:id="114" w:author="Bruno dos Santos Rodrigues" w:date="2016-12-04T13:58:00Z">
        <w:r w:rsidRPr="00067C37">
          <w:rPr>
            <w:rStyle w:val="Hyperlink"/>
            <w:noProof/>
          </w:rPr>
          <w:fldChar w:fldCharType="begin"/>
        </w:r>
        <w:r w:rsidRPr="00067C37">
          <w:rPr>
            <w:rStyle w:val="Hyperlink"/>
            <w:noProof/>
          </w:rPr>
          <w:instrText xml:space="preserve"> </w:instrText>
        </w:r>
        <w:r>
          <w:rPr>
            <w:noProof/>
          </w:rPr>
          <w:instrText>HYPERLINK \l "_Toc468623245"</w:instrText>
        </w:r>
        <w:r w:rsidRPr="00067C37">
          <w:rPr>
            <w:rStyle w:val="Hyperlink"/>
            <w:noProof/>
          </w:rPr>
          <w:instrText xml:space="preserve"> </w:instrText>
        </w:r>
        <w:r w:rsidRPr="00067C37">
          <w:rPr>
            <w:rStyle w:val="Hyperlink"/>
            <w:noProof/>
          </w:rPr>
        </w:r>
        <w:r w:rsidRPr="00067C37">
          <w:rPr>
            <w:rStyle w:val="Hyperlink"/>
            <w:noProof/>
          </w:rPr>
          <w:fldChar w:fldCharType="separate"/>
        </w:r>
        <w:r w:rsidRPr="00067C37">
          <w:rPr>
            <w:rStyle w:val="Hyperlink"/>
            <w:noProof/>
          </w:rPr>
          <w:t>Figura 20 Janela de Relatório</w:t>
        </w:r>
        <w:r>
          <w:rPr>
            <w:noProof/>
            <w:webHidden/>
          </w:rPr>
          <w:tab/>
        </w:r>
        <w:r>
          <w:rPr>
            <w:noProof/>
            <w:webHidden/>
          </w:rPr>
          <w:fldChar w:fldCharType="begin"/>
        </w:r>
        <w:r>
          <w:rPr>
            <w:noProof/>
            <w:webHidden/>
          </w:rPr>
          <w:instrText xml:space="preserve"> PAGEREF _Toc468623245 \h </w:instrText>
        </w:r>
        <w:r>
          <w:rPr>
            <w:noProof/>
            <w:webHidden/>
          </w:rPr>
        </w:r>
      </w:ins>
      <w:r>
        <w:rPr>
          <w:noProof/>
          <w:webHidden/>
        </w:rPr>
        <w:fldChar w:fldCharType="separate"/>
      </w:r>
      <w:ins w:id="115" w:author="Bruno dos Santos Rodrigues" w:date="2016-12-04T13:58:00Z">
        <w:r>
          <w:rPr>
            <w:noProof/>
            <w:webHidden/>
          </w:rPr>
          <w:t>55</w:t>
        </w:r>
        <w:r>
          <w:rPr>
            <w:noProof/>
            <w:webHidden/>
          </w:rPr>
          <w:fldChar w:fldCharType="end"/>
        </w:r>
        <w:r w:rsidRPr="00067C37">
          <w:rPr>
            <w:rStyle w:val="Hyperlink"/>
            <w:noProof/>
          </w:rPr>
          <w:fldChar w:fldCharType="end"/>
        </w:r>
      </w:ins>
    </w:p>
    <w:p w14:paraId="1AD1D813" w14:textId="6FBF8BAA" w:rsidR="00A0497B" w:rsidDel="00A0497B" w:rsidRDefault="0070066D" w:rsidP="001234F8">
      <w:pPr>
        <w:pStyle w:val="Ttulo1"/>
        <w:jc w:val="center"/>
        <w:rPr>
          <w:del w:id="116" w:author="Bruno dos Santos Rodrigues" w:date="2016-12-03T20:52:00Z"/>
          <w:noProof/>
        </w:rPr>
      </w:pPr>
      <w:ins w:id="117" w:author="Bruno dos Santos Rodrigues" w:date="2016-12-04T12:06:00Z">
        <w:r>
          <w:fldChar w:fldCharType="end"/>
        </w:r>
      </w:ins>
      <w:del w:id="118" w:author="Bruno dos Santos Rodrigues" w:date="2016-12-04T12:06:00Z">
        <w:r w:rsidR="001234F8" w:rsidDel="0070066D">
          <w:fldChar w:fldCharType="begin"/>
        </w:r>
        <w:r w:rsidR="001234F8" w:rsidDel="0070066D">
          <w:delInstrText xml:space="preserve"> TOC \h \z \c "Figura" </w:delInstrText>
        </w:r>
        <w:r w:rsidR="001234F8" w:rsidDel="0070066D">
          <w:fldChar w:fldCharType="separate"/>
        </w:r>
      </w:del>
    </w:p>
    <w:p w14:paraId="3F47AA7E" w14:textId="1B07F1BE" w:rsidR="00CF273E" w:rsidDel="00A0497B" w:rsidRDefault="00CF273E" w:rsidP="001234F8">
      <w:pPr>
        <w:pStyle w:val="Ttulo1"/>
        <w:jc w:val="center"/>
        <w:rPr>
          <w:del w:id="119" w:author="Bruno dos Santos Rodrigues" w:date="2016-12-03T20:52:00Z"/>
          <w:noProof/>
        </w:rPr>
      </w:pPr>
    </w:p>
    <w:p w14:paraId="3B647FDC" w14:textId="233DDE26" w:rsidR="00CF273E" w:rsidDel="00A0497B" w:rsidRDefault="00CF273E">
      <w:pPr>
        <w:pStyle w:val="ndicedeilustraes"/>
        <w:tabs>
          <w:tab w:val="right" w:leader="dot" w:pos="8494"/>
        </w:tabs>
        <w:rPr>
          <w:del w:id="120" w:author="Bruno dos Santos Rodrigues" w:date="2016-12-03T20:52:00Z"/>
          <w:rFonts w:asciiTheme="minorHAnsi" w:eastAsiaTheme="minorEastAsia" w:hAnsiTheme="minorHAnsi" w:cstheme="minorBidi"/>
          <w:noProof/>
          <w:color w:val="auto"/>
        </w:rPr>
      </w:pPr>
      <w:del w:id="121" w:author="Bruno dos Santos Rodrigues" w:date="2016-12-03T20:52:00Z">
        <w:r w:rsidRPr="00A0497B" w:rsidDel="00A0497B">
          <w:rPr>
            <w:rPrChange w:id="122" w:author="Bruno dos Santos Rodrigues" w:date="2016-12-03T20:52:00Z">
              <w:rPr>
                <w:rStyle w:val="Hyperlink"/>
                <w:rFonts w:ascii="Arial" w:hAnsi="Arial" w:cs="Arial"/>
                <w:noProof/>
              </w:rPr>
            </w:rPrChange>
          </w:rPr>
          <w:delText>Figura 1 - Diagrama de caso de uso</w:delText>
        </w:r>
        <w:r w:rsidDel="00A0497B">
          <w:rPr>
            <w:noProof/>
            <w:webHidden/>
          </w:rPr>
          <w:tab/>
          <w:delText>27</w:delText>
        </w:r>
      </w:del>
    </w:p>
    <w:p w14:paraId="1989FDD4" w14:textId="7C78899D" w:rsidR="00CF273E" w:rsidDel="00A0497B" w:rsidRDefault="00CF273E">
      <w:pPr>
        <w:pStyle w:val="ndicedeilustraes"/>
        <w:tabs>
          <w:tab w:val="right" w:leader="dot" w:pos="8494"/>
        </w:tabs>
        <w:rPr>
          <w:del w:id="123" w:author="Bruno dos Santos Rodrigues" w:date="2016-12-03T20:52:00Z"/>
          <w:rFonts w:asciiTheme="minorHAnsi" w:eastAsiaTheme="minorEastAsia" w:hAnsiTheme="minorHAnsi" w:cstheme="minorBidi"/>
          <w:noProof/>
          <w:color w:val="auto"/>
        </w:rPr>
      </w:pPr>
      <w:del w:id="124" w:author="Bruno dos Santos Rodrigues" w:date="2016-12-03T20:52:00Z">
        <w:r w:rsidRPr="00A0497B" w:rsidDel="00A0497B">
          <w:rPr>
            <w:rPrChange w:id="125" w:author="Bruno dos Santos Rodrigues" w:date="2016-12-03T20:52:00Z">
              <w:rPr>
                <w:rStyle w:val="Hyperlink"/>
                <w:rFonts w:ascii="Arial" w:hAnsi="Arial" w:cs="Arial"/>
                <w:noProof/>
              </w:rPr>
            </w:rPrChange>
          </w:rPr>
          <w:delText>Figura 2 - Diagrama entidade de relacionamento do banco de dados</w:delText>
        </w:r>
        <w:r w:rsidDel="00A0497B">
          <w:rPr>
            <w:noProof/>
            <w:webHidden/>
          </w:rPr>
          <w:tab/>
          <w:delText>38</w:delText>
        </w:r>
      </w:del>
    </w:p>
    <w:p w14:paraId="5DDB7EDD" w14:textId="4E62F40A" w:rsidR="00CF273E" w:rsidDel="00A0497B" w:rsidRDefault="00CF273E">
      <w:pPr>
        <w:pStyle w:val="ndicedeilustraes"/>
        <w:tabs>
          <w:tab w:val="right" w:leader="dot" w:pos="8494"/>
        </w:tabs>
        <w:rPr>
          <w:del w:id="126" w:author="Bruno dos Santos Rodrigues" w:date="2016-12-03T20:52:00Z"/>
          <w:rFonts w:asciiTheme="minorHAnsi" w:eastAsiaTheme="minorEastAsia" w:hAnsiTheme="minorHAnsi" w:cstheme="minorBidi"/>
          <w:noProof/>
          <w:color w:val="auto"/>
        </w:rPr>
      </w:pPr>
      <w:del w:id="127" w:author="Bruno dos Santos Rodrigues" w:date="2016-12-03T20:52:00Z">
        <w:r w:rsidRPr="00A0497B" w:rsidDel="00A0497B">
          <w:rPr>
            <w:rPrChange w:id="128" w:author="Bruno dos Santos Rodrigues" w:date="2016-12-03T20:52:00Z">
              <w:rPr>
                <w:rStyle w:val="Hyperlink"/>
                <w:rFonts w:ascii="Arial" w:hAnsi="Arial" w:cs="Arial"/>
                <w:noProof/>
              </w:rPr>
            </w:rPrChange>
          </w:rPr>
          <w:delText>Figura 3- Diagrama de Classe</w:delText>
        </w:r>
        <w:r w:rsidDel="00A0497B">
          <w:rPr>
            <w:noProof/>
            <w:webHidden/>
          </w:rPr>
          <w:tab/>
          <w:delText>39</w:delText>
        </w:r>
      </w:del>
    </w:p>
    <w:p w14:paraId="489EBDC0" w14:textId="34AEF66B" w:rsidR="00CF273E" w:rsidDel="00A0497B" w:rsidRDefault="00CF273E">
      <w:pPr>
        <w:pStyle w:val="ndicedeilustraes"/>
        <w:tabs>
          <w:tab w:val="right" w:leader="dot" w:pos="8494"/>
        </w:tabs>
        <w:rPr>
          <w:del w:id="129" w:author="Bruno dos Santos Rodrigues" w:date="2016-12-03T20:52:00Z"/>
          <w:rFonts w:asciiTheme="minorHAnsi" w:eastAsiaTheme="minorEastAsia" w:hAnsiTheme="minorHAnsi" w:cstheme="minorBidi"/>
          <w:noProof/>
          <w:color w:val="auto"/>
        </w:rPr>
      </w:pPr>
      <w:del w:id="130" w:author="Bruno dos Santos Rodrigues" w:date="2016-12-03T20:52:00Z">
        <w:r w:rsidRPr="00A0497B" w:rsidDel="00A0497B">
          <w:rPr>
            <w:rPrChange w:id="131" w:author="Bruno dos Santos Rodrigues" w:date="2016-12-03T20:52:00Z">
              <w:rPr>
                <w:rStyle w:val="Hyperlink"/>
                <w:rFonts w:ascii="Arial" w:hAnsi="Arial" w:cs="Arial"/>
                <w:noProof/>
              </w:rPr>
            </w:rPrChange>
          </w:rPr>
          <w:delText>Figura 4 - Tela de login do Kaizen</w:delText>
        </w:r>
        <w:r w:rsidDel="00A0497B">
          <w:rPr>
            <w:noProof/>
            <w:webHidden/>
          </w:rPr>
          <w:tab/>
          <w:delText>41</w:delText>
        </w:r>
      </w:del>
    </w:p>
    <w:p w14:paraId="0CE243F2" w14:textId="54252FE3" w:rsidR="00CF273E" w:rsidDel="00A0497B" w:rsidRDefault="00CF273E">
      <w:pPr>
        <w:pStyle w:val="ndicedeilustraes"/>
        <w:tabs>
          <w:tab w:val="right" w:leader="dot" w:pos="8494"/>
        </w:tabs>
        <w:rPr>
          <w:del w:id="132" w:author="Bruno dos Santos Rodrigues" w:date="2016-12-03T20:52:00Z"/>
          <w:rFonts w:asciiTheme="minorHAnsi" w:eastAsiaTheme="minorEastAsia" w:hAnsiTheme="minorHAnsi" w:cstheme="minorBidi"/>
          <w:noProof/>
          <w:color w:val="auto"/>
        </w:rPr>
      </w:pPr>
      <w:del w:id="133" w:author="Bruno dos Santos Rodrigues" w:date="2016-12-03T20:52:00Z">
        <w:r w:rsidRPr="00A0497B" w:rsidDel="00A0497B">
          <w:rPr>
            <w:rPrChange w:id="134" w:author="Bruno dos Santos Rodrigues" w:date="2016-12-03T20:52:00Z">
              <w:rPr>
                <w:rStyle w:val="Hyperlink"/>
                <w:rFonts w:ascii="Arial" w:hAnsi="Arial" w:cs="Arial"/>
                <w:noProof/>
              </w:rPr>
            </w:rPrChange>
          </w:rPr>
          <w:delText>Figura 5 - Tela principal do Kaizen</w:delText>
        </w:r>
        <w:r w:rsidDel="00A0497B">
          <w:rPr>
            <w:noProof/>
            <w:webHidden/>
          </w:rPr>
          <w:tab/>
          <w:delText>42</w:delText>
        </w:r>
      </w:del>
    </w:p>
    <w:p w14:paraId="5F55628B" w14:textId="7D7D7334" w:rsidR="00CF273E" w:rsidDel="00A0497B" w:rsidRDefault="00CF273E">
      <w:pPr>
        <w:pStyle w:val="ndicedeilustraes"/>
        <w:tabs>
          <w:tab w:val="right" w:leader="dot" w:pos="8494"/>
        </w:tabs>
        <w:rPr>
          <w:del w:id="135" w:author="Bruno dos Santos Rodrigues" w:date="2016-12-03T20:52:00Z"/>
          <w:rFonts w:asciiTheme="minorHAnsi" w:eastAsiaTheme="minorEastAsia" w:hAnsiTheme="minorHAnsi" w:cstheme="minorBidi"/>
          <w:noProof/>
          <w:color w:val="auto"/>
        </w:rPr>
      </w:pPr>
      <w:del w:id="136" w:author="Bruno dos Santos Rodrigues" w:date="2016-12-03T20:52:00Z">
        <w:r w:rsidRPr="00A0497B" w:rsidDel="00A0497B">
          <w:rPr>
            <w:rPrChange w:id="137" w:author="Bruno dos Santos Rodrigues" w:date="2016-12-03T20:52:00Z">
              <w:rPr>
                <w:rStyle w:val="Hyperlink"/>
                <w:rFonts w:ascii="Arial" w:hAnsi="Arial" w:cs="Arial"/>
                <w:noProof/>
              </w:rPr>
            </w:rPrChange>
          </w:rPr>
          <w:delText>Figura 6 - Tela de cadastro de usuário do Kaizen</w:delText>
        </w:r>
        <w:r w:rsidDel="00A0497B">
          <w:rPr>
            <w:noProof/>
            <w:webHidden/>
          </w:rPr>
          <w:tab/>
          <w:delText>42</w:delText>
        </w:r>
      </w:del>
    </w:p>
    <w:p w14:paraId="69B26136" w14:textId="49A84D08" w:rsidR="00CF273E" w:rsidDel="00A0497B" w:rsidRDefault="00CF273E">
      <w:pPr>
        <w:pStyle w:val="ndicedeilustraes"/>
        <w:tabs>
          <w:tab w:val="right" w:leader="dot" w:pos="8494"/>
        </w:tabs>
        <w:rPr>
          <w:del w:id="138" w:author="Bruno dos Santos Rodrigues" w:date="2016-12-03T20:52:00Z"/>
          <w:rFonts w:asciiTheme="minorHAnsi" w:eastAsiaTheme="minorEastAsia" w:hAnsiTheme="minorHAnsi" w:cstheme="minorBidi"/>
          <w:noProof/>
          <w:color w:val="auto"/>
        </w:rPr>
      </w:pPr>
      <w:del w:id="139" w:author="Bruno dos Santos Rodrigues" w:date="2016-12-03T20:52:00Z">
        <w:r w:rsidRPr="00A0497B" w:rsidDel="00A0497B">
          <w:rPr>
            <w:rPrChange w:id="140" w:author="Bruno dos Santos Rodrigues" w:date="2016-12-03T20:52:00Z">
              <w:rPr>
                <w:rStyle w:val="Hyperlink"/>
                <w:rFonts w:ascii="Arial" w:hAnsi="Arial" w:cs="Arial"/>
                <w:noProof/>
              </w:rPr>
            </w:rPrChange>
          </w:rPr>
          <w:delText>Figura 7 - Tela cadastro de status do Kaizen</w:delText>
        </w:r>
        <w:r w:rsidDel="00A0497B">
          <w:rPr>
            <w:noProof/>
            <w:webHidden/>
          </w:rPr>
          <w:tab/>
          <w:delText>43</w:delText>
        </w:r>
      </w:del>
    </w:p>
    <w:p w14:paraId="7B4831F9" w14:textId="1BC06362" w:rsidR="00CF273E" w:rsidDel="00A0497B" w:rsidRDefault="00CF273E">
      <w:pPr>
        <w:pStyle w:val="ndicedeilustraes"/>
        <w:tabs>
          <w:tab w:val="right" w:leader="dot" w:pos="8494"/>
        </w:tabs>
        <w:rPr>
          <w:del w:id="141" w:author="Bruno dos Santos Rodrigues" w:date="2016-12-03T20:52:00Z"/>
          <w:rFonts w:asciiTheme="minorHAnsi" w:eastAsiaTheme="minorEastAsia" w:hAnsiTheme="minorHAnsi" w:cstheme="minorBidi"/>
          <w:noProof/>
          <w:color w:val="auto"/>
        </w:rPr>
      </w:pPr>
      <w:del w:id="142" w:author="Bruno dos Santos Rodrigues" w:date="2016-12-03T20:52:00Z">
        <w:r w:rsidRPr="00A0497B" w:rsidDel="00A0497B">
          <w:rPr>
            <w:rPrChange w:id="143" w:author="Bruno dos Santos Rodrigues" w:date="2016-12-03T20:52:00Z">
              <w:rPr>
                <w:rStyle w:val="Hyperlink"/>
                <w:rFonts w:ascii="Arial" w:hAnsi="Arial" w:cs="Arial"/>
                <w:noProof/>
              </w:rPr>
            </w:rPrChange>
          </w:rPr>
          <w:delText>Figura 8 - Tela cadastro de prioridade do Kaizen</w:delText>
        </w:r>
        <w:r w:rsidDel="00A0497B">
          <w:rPr>
            <w:noProof/>
            <w:webHidden/>
          </w:rPr>
          <w:tab/>
          <w:delText>43</w:delText>
        </w:r>
      </w:del>
    </w:p>
    <w:p w14:paraId="1BB22A1A" w14:textId="0F17B546" w:rsidR="00CF273E" w:rsidDel="00A0497B" w:rsidRDefault="00CF273E">
      <w:pPr>
        <w:pStyle w:val="ndicedeilustraes"/>
        <w:tabs>
          <w:tab w:val="right" w:leader="dot" w:pos="8494"/>
        </w:tabs>
        <w:rPr>
          <w:del w:id="144" w:author="Bruno dos Santos Rodrigues" w:date="2016-12-03T20:52:00Z"/>
          <w:rFonts w:asciiTheme="minorHAnsi" w:eastAsiaTheme="minorEastAsia" w:hAnsiTheme="minorHAnsi" w:cstheme="minorBidi"/>
          <w:noProof/>
          <w:color w:val="auto"/>
        </w:rPr>
      </w:pPr>
      <w:del w:id="145" w:author="Bruno dos Santos Rodrigues" w:date="2016-12-03T20:52:00Z">
        <w:r w:rsidRPr="00A0497B" w:rsidDel="00A0497B">
          <w:rPr>
            <w:rPrChange w:id="146" w:author="Bruno dos Santos Rodrigues" w:date="2016-12-03T20:52:00Z">
              <w:rPr>
                <w:rStyle w:val="Hyperlink"/>
                <w:rFonts w:ascii="Arial" w:hAnsi="Arial" w:cs="Arial"/>
                <w:noProof/>
              </w:rPr>
            </w:rPrChange>
          </w:rPr>
          <w:delText>Figura 9 - Tela cadastro de grupo do Kaizen</w:delText>
        </w:r>
        <w:r w:rsidDel="00A0497B">
          <w:rPr>
            <w:noProof/>
            <w:webHidden/>
          </w:rPr>
          <w:tab/>
          <w:delText>44</w:delText>
        </w:r>
      </w:del>
    </w:p>
    <w:p w14:paraId="1D05D8AD" w14:textId="559BE314" w:rsidR="00CF273E" w:rsidDel="00A0497B" w:rsidRDefault="00CF273E">
      <w:pPr>
        <w:pStyle w:val="ndicedeilustraes"/>
        <w:tabs>
          <w:tab w:val="right" w:leader="dot" w:pos="8494"/>
        </w:tabs>
        <w:rPr>
          <w:del w:id="147" w:author="Bruno dos Santos Rodrigues" w:date="2016-12-03T20:52:00Z"/>
          <w:rFonts w:asciiTheme="minorHAnsi" w:eastAsiaTheme="minorEastAsia" w:hAnsiTheme="minorHAnsi" w:cstheme="minorBidi"/>
          <w:noProof/>
          <w:color w:val="auto"/>
        </w:rPr>
      </w:pPr>
      <w:del w:id="148" w:author="Bruno dos Santos Rodrigues" w:date="2016-12-03T20:52:00Z">
        <w:r w:rsidRPr="00A0497B" w:rsidDel="00A0497B">
          <w:rPr>
            <w:rPrChange w:id="149" w:author="Bruno dos Santos Rodrigues" w:date="2016-12-03T20:52:00Z">
              <w:rPr>
                <w:rStyle w:val="Hyperlink"/>
                <w:rFonts w:ascii="Arial" w:hAnsi="Arial" w:cs="Arial"/>
                <w:noProof/>
              </w:rPr>
            </w:rPrChange>
          </w:rPr>
          <w:delText>Figura 10 - Tela cadastro da matriz RACI do Kaizen</w:delText>
        </w:r>
        <w:r w:rsidDel="00A0497B">
          <w:rPr>
            <w:noProof/>
            <w:webHidden/>
          </w:rPr>
          <w:tab/>
          <w:delText>44</w:delText>
        </w:r>
      </w:del>
    </w:p>
    <w:p w14:paraId="0456254A" w14:textId="06B2B93D" w:rsidR="00CF273E" w:rsidDel="00A0497B" w:rsidRDefault="00CF273E">
      <w:pPr>
        <w:pStyle w:val="ndicedeilustraes"/>
        <w:tabs>
          <w:tab w:val="right" w:leader="dot" w:pos="8494"/>
        </w:tabs>
        <w:rPr>
          <w:del w:id="150" w:author="Bruno dos Santos Rodrigues" w:date="2016-12-03T20:52:00Z"/>
          <w:rFonts w:asciiTheme="minorHAnsi" w:eastAsiaTheme="minorEastAsia" w:hAnsiTheme="minorHAnsi" w:cstheme="minorBidi"/>
          <w:noProof/>
          <w:color w:val="auto"/>
        </w:rPr>
      </w:pPr>
      <w:del w:id="151" w:author="Bruno dos Santos Rodrigues" w:date="2016-12-03T20:52:00Z">
        <w:r w:rsidRPr="00A0497B" w:rsidDel="00A0497B">
          <w:rPr>
            <w:rPrChange w:id="152" w:author="Bruno dos Santos Rodrigues" w:date="2016-12-03T20:52:00Z">
              <w:rPr>
                <w:rStyle w:val="Hyperlink"/>
                <w:rFonts w:ascii="Arial" w:hAnsi="Arial" w:cs="Arial"/>
                <w:noProof/>
              </w:rPr>
            </w:rPrChange>
          </w:rPr>
          <w:delText>Figura 11 - Tela Cadastro de tipo do Kaizen</w:delText>
        </w:r>
        <w:r w:rsidDel="00A0497B">
          <w:rPr>
            <w:noProof/>
            <w:webHidden/>
          </w:rPr>
          <w:tab/>
          <w:delText>45</w:delText>
        </w:r>
      </w:del>
    </w:p>
    <w:p w14:paraId="77E14373" w14:textId="3867F16E" w:rsidR="00CF273E" w:rsidDel="00A0497B" w:rsidRDefault="00CF273E">
      <w:pPr>
        <w:pStyle w:val="ndicedeilustraes"/>
        <w:tabs>
          <w:tab w:val="right" w:leader="dot" w:pos="8494"/>
        </w:tabs>
        <w:rPr>
          <w:del w:id="153" w:author="Bruno dos Santos Rodrigues" w:date="2016-12-03T20:52:00Z"/>
          <w:rFonts w:asciiTheme="minorHAnsi" w:eastAsiaTheme="minorEastAsia" w:hAnsiTheme="minorHAnsi" w:cstheme="minorBidi"/>
          <w:noProof/>
          <w:color w:val="auto"/>
        </w:rPr>
      </w:pPr>
      <w:del w:id="154" w:author="Bruno dos Santos Rodrigues" w:date="2016-12-03T20:52:00Z">
        <w:r w:rsidRPr="00A0497B" w:rsidDel="00A0497B">
          <w:rPr>
            <w:rPrChange w:id="155" w:author="Bruno dos Santos Rodrigues" w:date="2016-12-03T20:52:00Z">
              <w:rPr>
                <w:rStyle w:val="Hyperlink"/>
                <w:rFonts w:ascii="Arial" w:hAnsi="Arial" w:cs="Arial"/>
                <w:noProof/>
              </w:rPr>
            </w:rPrChange>
          </w:rPr>
          <w:delText>Figura 12 - Tela cadastro de pessoa do Kaizen</w:delText>
        </w:r>
        <w:r w:rsidDel="00A0497B">
          <w:rPr>
            <w:noProof/>
            <w:webHidden/>
          </w:rPr>
          <w:tab/>
          <w:delText>45</w:delText>
        </w:r>
      </w:del>
    </w:p>
    <w:p w14:paraId="17E57C21" w14:textId="59FA1B9F" w:rsidR="00CF273E" w:rsidDel="00A0497B" w:rsidRDefault="00CF273E">
      <w:pPr>
        <w:pStyle w:val="ndicedeilustraes"/>
        <w:tabs>
          <w:tab w:val="right" w:leader="dot" w:pos="8494"/>
        </w:tabs>
        <w:rPr>
          <w:del w:id="156" w:author="Bruno dos Santos Rodrigues" w:date="2016-12-03T20:52:00Z"/>
          <w:rFonts w:asciiTheme="minorHAnsi" w:eastAsiaTheme="minorEastAsia" w:hAnsiTheme="minorHAnsi" w:cstheme="minorBidi"/>
          <w:noProof/>
          <w:color w:val="auto"/>
        </w:rPr>
      </w:pPr>
      <w:del w:id="157" w:author="Bruno dos Santos Rodrigues" w:date="2016-12-03T20:52:00Z">
        <w:r w:rsidRPr="00A0497B" w:rsidDel="00A0497B">
          <w:rPr>
            <w:rPrChange w:id="158" w:author="Bruno dos Santos Rodrigues" w:date="2016-12-03T20:52:00Z">
              <w:rPr>
                <w:rStyle w:val="Hyperlink"/>
                <w:rFonts w:ascii="Arial" w:hAnsi="Arial" w:cs="Arial"/>
                <w:noProof/>
              </w:rPr>
            </w:rPrChange>
          </w:rPr>
          <w:delText>Figura 13 - Tela cadastro de ativos do Kaizen</w:delText>
        </w:r>
        <w:r w:rsidDel="00A0497B">
          <w:rPr>
            <w:noProof/>
            <w:webHidden/>
          </w:rPr>
          <w:tab/>
          <w:delText>46</w:delText>
        </w:r>
      </w:del>
    </w:p>
    <w:p w14:paraId="59D7C073" w14:textId="141E4F09" w:rsidR="00CF273E" w:rsidDel="00A0497B" w:rsidRDefault="00CF273E">
      <w:pPr>
        <w:pStyle w:val="ndicedeilustraes"/>
        <w:tabs>
          <w:tab w:val="right" w:leader="dot" w:pos="8494"/>
        </w:tabs>
        <w:rPr>
          <w:del w:id="159" w:author="Bruno dos Santos Rodrigues" w:date="2016-12-03T20:52:00Z"/>
          <w:rFonts w:asciiTheme="minorHAnsi" w:eastAsiaTheme="minorEastAsia" w:hAnsiTheme="minorHAnsi" w:cstheme="minorBidi"/>
          <w:noProof/>
          <w:color w:val="auto"/>
        </w:rPr>
      </w:pPr>
      <w:del w:id="160" w:author="Bruno dos Santos Rodrigues" w:date="2016-12-03T20:52:00Z">
        <w:r w:rsidRPr="00A0497B" w:rsidDel="00A0497B">
          <w:rPr>
            <w:rPrChange w:id="161" w:author="Bruno dos Santos Rodrigues" w:date="2016-12-03T20:52:00Z">
              <w:rPr>
                <w:rStyle w:val="Hyperlink"/>
                <w:rFonts w:ascii="Arial" w:hAnsi="Arial" w:cs="Arial"/>
                <w:noProof/>
              </w:rPr>
            </w:rPrChange>
          </w:rPr>
          <w:delText>Figura 14 - Tela cadastro de chamado do Kaizen</w:delText>
        </w:r>
        <w:r w:rsidDel="00A0497B">
          <w:rPr>
            <w:noProof/>
            <w:webHidden/>
          </w:rPr>
          <w:tab/>
          <w:delText>46</w:delText>
        </w:r>
      </w:del>
    </w:p>
    <w:p w14:paraId="44FEDA0A" w14:textId="5A68EE58" w:rsidR="00CF273E" w:rsidDel="00A0497B" w:rsidRDefault="00CF273E">
      <w:pPr>
        <w:pStyle w:val="ndicedeilustraes"/>
        <w:tabs>
          <w:tab w:val="right" w:leader="dot" w:pos="8494"/>
        </w:tabs>
        <w:rPr>
          <w:del w:id="162" w:author="Bruno dos Santos Rodrigues" w:date="2016-12-03T20:52:00Z"/>
          <w:rFonts w:asciiTheme="minorHAnsi" w:eastAsiaTheme="minorEastAsia" w:hAnsiTheme="minorHAnsi" w:cstheme="minorBidi"/>
          <w:noProof/>
          <w:color w:val="auto"/>
        </w:rPr>
      </w:pPr>
      <w:del w:id="163" w:author="Bruno dos Santos Rodrigues" w:date="2016-12-03T20:52:00Z">
        <w:r w:rsidRPr="00A0497B" w:rsidDel="00A0497B">
          <w:rPr>
            <w:rPrChange w:id="164" w:author="Bruno dos Santos Rodrigues" w:date="2016-12-03T20:52:00Z">
              <w:rPr>
                <w:rStyle w:val="Hyperlink"/>
                <w:rFonts w:ascii="Arial" w:hAnsi="Arial" w:cs="Arial"/>
                <w:noProof/>
              </w:rPr>
            </w:rPrChange>
          </w:rPr>
          <w:delText>Figura 15 - Tela de buscar pessoa do Kaizen</w:delText>
        </w:r>
        <w:r w:rsidDel="00A0497B">
          <w:rPr>
            <w:noProof/>
            <w:webHidden/>
          </w:rPr>
          <w:tab/>
          <w:delText>47</w:delText>
        </w:r>
      </w:del>
    </w:p>
    <w:p w14:paraId="7FFF7870" w14:textId="67895E9E" w:rsidR="00CF273E" w:rsidDel="00A0497B" w:rsidRDefault="00CF273E">
      <w:pPr>
        <w:pStyle w:val="ndicedeilustraes"/>
        <w:tabs>
          <w:tab w:val="right" w:leader="dot" w:pos="8494"/>
        </w:tabs>
        <w:rPr>
          <w:del w:id="165" w:author="Bruno dos Santos Rodrigues" w:date="2016-12-03T20:52:00Z"/>
          <w:rFonts w:asciiTheme="minorHAnsi" w:eastAsiaTheme="minorEastAsia" w:hAnsiTheme="minorHAnsi" w:cstheme="minorBidi"/>
          <w:noProof/>
          <w:color w:val="auto"/>
        </w:rPr>
      </w:pPr>
      <w:del w:id="166" w:author="Bruno dos Santos Rodrigues" w:date="2016-12-03T20:52:00Z">
        <w:r w:rsidRPr="00A0497B" w:rsidDel="00A0497B">
          <w:rPr>
            <w:rPrChange w:id="167" w:author="Bruno dos Santos Rodrigues" w:date="2016-12-03T20:52:00Z">
              <w:rPr>
                <w:rStyle w:val="Hyperlink"/>
                <w:rFonts w:ascii="Arial" w:hAnsi="Arial" w:cs="Arial"/>
                <w:noProof/>
              </w:rPr>
            </w:rPrChange>
          </w:rPr>
          <w:delText>Figura 16 - Tela de buscar ativos do Kaizen</w:delText>
        </w:r>
        <w:r w:rsidDel="00A0497B">
          <w:rPr>
            <w:noProof/>
            <w:webHidden/>
          </w:rPr>
          <w:tab/>
          <w:delText>47</w:delText>
        </w:r>
      </w:del>
    </w:p>
    <w:p w14:paraId="3D6CE7DD" w14:textId="4853B571" w:rsidR="00DD6A51" w:rsidRDefault="001234F8" w:rsidP="001234F8">
      <w:pPr>
        <w:pStyle w:val="Ttulo1"/>
      </w:pPr>
      <w:del w:id="168" w:author="Bruno dos Santos Rodrigues" w:date="2016-12-04T12:06:00Z">
        <w:r w:rsidDel="0070066D">
          <w:fldChar w:fldCharType="end"/>
        </w:r>
      </w:del>
    </w:p>
    <w:p w14:paraId="21FE09DD" w14:textId="2531178D" w:rsidR="001234F8" w:rsidRDefault="00F372CC" w:rsidP="001234F8">
      <w:r>
        <w:br w:type="page"/>
      </w:r>
    </w:p>
    <w:p w14:paraId="1A8D0AD2" w14:textId="77777777" w:rsidR="00DD6A51" w:rsidRDefault="00F372CC">
      <w:pPr>
        <w:pStyle w:val="Ttulo1"/>
        <w:jc w:val="center"/>
      </w:pPr>
      <w:bookmarkStart w:id="169" w:name="_1fob9te" w:colFirst="0" w:colLast="0"/>
      <w:bookmarkStart w:id="170" w:name="_Toc468623246"/>
      <w:bookmarkEnd w:id="169"/>
      <w:r>
        <w:rPr>
          <w:rFonts w:ascii="Arial" w:eastAsia="Arial" w:hAnsi="Arial" w:cs="Arial"/>
          <w:color w:val="000000"/>
          <w:sz w:val="24"/>
          <w:szCs w:val="24"/>
        </w:rPr>
        <w:lastRenderedPageBreak/>
        <w:t>LISTA DE TABELAS</w:t>
      </w:r>
      <w:bookmarkEnd w:id="170"/>
    </w:p>
    <w:p w14:paraId="5BE7EC13" w14:textId="65B65D2D" w:rsidR="00A0497B" w:rsidRDefault="001234F8">
      <w:pPr>
        <w:pStyle w:val="ndicedeilustraes"/>
        <w:tabs>
          <w:tab w:val="right" w:leader="dot" w:pos="8494"/>
        </w:tabs>
        <w:rPr>
          <w:ins w:id="171" w:author="Bruno dos Santos Rodrigues" w:date="2016-12-03T20:52:00Z"/>
          <w:rFonts w:asciiTheme="minorHAnsi" w:eastAsiaTheme="minorEastAsia" w:hAnsiTheme="minorHAnsi" w:cstheme="minorBidi"/>
          <w:noProof/>
          <w:color w:val="auto"/>
        </w:rPr>
      </w:pPr>
      <w:r>
        <w:fldChar w:fldCharType="begin"/>
      </w:r>
      <w:r>
        <w:instrText xml:space="preserve"> TOC \h \z \c "Tabela" </w:instrText>
      </w:r>
      <w:r>
        <w:fldChar w:fldCharType="separate"/>
      </w:r>
      <w:ins w:id="172" w:author="Bruno dos Santos Rodrigues" w:date="2016-12-03T20:52:00Z">
        <w:r w:rsidR="00A0497B" w:rsidRPr="005342FA">
          <w:rPr>
            <w:rStyle w:val="Hyperlink"/>
            <w:noProof/>
          </w:rPr>
          <w:fldChar w:fldCharType="begin"/>
        </w:r>
        <w:r w:rsidR="00A0497B" w:rsidRPr="005342FA">
          <w:rPr>
            <w:rStyle w:val="Hyperlink"/>
            <w:noProof/>
          </w:rPr>
          <w:instrText xml:space="preserve"> </w:instrText>
        </w:r>
        <w:r w:rsidR="00A0497B">
          <w:rPr>
            <w:noProof/>
          </w:rPr>
          <w:instrText>HYPERLINK \l "_Toc468561693"</w:instrText>
        </w:r>
        <w:r w:rsidR="00A0497B" w:rsidRPr="005342FA">
          <w:rPr>
            <w:rStyle w:val="Hyperlink"/>
            <w:noProof/>
          </w:rPr>
          <w:instrText xml:space="preserve"> </w:instrText>
        </w:r>
        <w:r w:rsidR="00A0497B" w:rsidRPr="005342FA">
          <w:rPr>
            <w:rStyle w:val="Hyperlink"/>
            <w:noProof/>
          </w:rPr>
          <w:fldChar w:fldCharType="separate"/>
        </w:r>
        <w:r w:rsidR="00A0497B" w:rsidRPr="005342FA">
          <w:rPr>
            <w:rStyle w:val="Hyperlink"/>
            <w:rFonts w:ascii="Arial" w:eastAsia="Arial" w:hAnsi="Arial" w:cs="Arial"/>
            <w:noProof/>
          </w:rPr>
          <w:t>Tabela 1 - Requisitos funcionais</w:t>
        </w:r>
        <w:r w:rsidR="00A0497B">
          <w:rPr>
            <w:noProof/>
            <w:webHidden/>
          </w:rPr>
          <w:tab/>
        </w:r>
        <w:r w:rsidR="00A0497B">
          <w:rPr>
            <w:noProof/>
            <w:webHidden/>
          </w:rPr>
          <w:fldChar w:fldCharType="begin"/>
        </w:r>
        <w:r w:rsidR="00A0497B">
          <w:rPr>
            <w:noProof/>
            <w:webHidden/>
          </w:rPr>
          <w:instrText xml:space="preserve"> PAGEREF _Toc468561693 \h </w:instrText>
        </w:r>
      </w:ins>
      <w:r w:rsidR="00A0497B">
        <w:rPr>
          <w:noProof/>
          <w:webHidden/>
        </w:rPr>
      </w:r>
      <w:r w:rsidR="00A0497B">
        <w:rPr>
          <w:noProof/>
          <w:webHidden/>
        </w:rPr>
        <w:fldChar w:fldCharType="separate"/>
      </w:r>
      <w:ins w:id="173" w:author="Bruno dos Santos Rodrigues" w:date="2016-12-03T20:52:00Z">
        <w:r w:rsidR="00A0497B">
          <w:rPr>
            <w:noProof/>
            <w:webHidden/>
          </w:rPr>
          <w:t>26</w:t>
        </w:r>
        <w:r w:rsidR="00A0497B">
          <w:rPr>
            <w:noProof/>
            <w:webHidden/>
          </w:rPr>
          <w:fldChar w:fldCharType="end"/>
        </w:r>
        <w:r w:rsidR="00A0497B" w:rsidRPr="005342FA">
          <w:rPr>
            <w:rStyle w:val="Hyperlink"/>
            <w:noProof/>
          </w:rPr>
          <w:fldChar w:fldCharType="end"/>
        </w:r>
      </w:ins>
    </w:p>
    <w:p w14:paraId="6B588345" w14:textId="17249EA3" w:rsidR="00A0497B" w:rsidRDefault="00A0497B">
      <w:pPr>
        <w:pStyle w:val="ndicedeilustraes"/>
        <w:tabs>
          <w:tab w:val="right" w:leader="dot" w:pos="8494"/>
        </w:tabs>
        <w:rPr>
          <w:ins w:id="174" w:author="Bruno dos Santos Rodrigues" w:date="2016-12-03T20:52:00Z"/>
          <w:rFonts w:asciiTheme="minorHAnsi" w:eastAsiaTheme="minorEastAsia" w:hAnsiTheme="minorHAnsi" w:cstheme="minorBidi"/>
          <w:noProof/>
          <w:color w:val="auto"/>
        </w:rPr>
      </w:pPr>
      <w:ins w:id="175" w:author="Bruno dos Santos Rodrigues" w:date="2016-12-03T20:52:00Z">
        <w:r w:rsidRPr="005342FA">
          <w:rPr>
            <w:rStyle w:val="Hyperlink"/>
            <w:noProof/>
          </w:rPr>
          <w:fldChar w:fldCharType="begin"/>
        </w:r>
        <w:r w:rsidRPr="005342FA">
          <w:rPr>
            <w:rStyle w:val="Hyperlink"/>
            <w:noProof/>
          </w:rPr>
          <w:instrText xml:space="preserve"> </w:instrText>
        </w:r>
        <w:r>
          <w:rPr>
            <w:noProof/>
          </w:rPr>
          <w:instrText>HYPERLINK \l "_Toc468561694"</w:instrText>
        </w:r>
        <w:r w:rsidRPr="005342FA">
          <w:rPr>
            <w:rStyle w:val="Hyperlink"/>
            <w:noProof/>
          </w:rPr>
          <w:instrText xml:space="preserve"> </w:instrText>
        </w:r>
        <w:r w:rsidRPr="005342FA">
          <w:rPr>
            <w:rStyle w:val="Hyperlink"/>
            <w:noProof/>
          </w:rPr>
          <w:fldChar w:fldCharType="separate"/>
        </w:r>
        <w:r w:rsidRPr="005342FA">
          <w:rPr>
            <w:rStyle w:val="Hyperlink"/>
            <w:rFonts w:ascii="Arial" w:eastAsia="Arial" w:hAnsi="Arial" w:cs="Arial"/>
            <w:noProof/>
          </w:rPr>
          <w:t>Tabela 2 - Requisitos não funcionais</w:t>
        </w:r>
        <w:r>
          <w:rPr>
            <w:noProof/>
            <w:webHidden/>
          </w:rPr>
          <w:tab/>
        </w:r>
        <w:r>
          <w:rPr>
            <w:noProof/>
            <w:webHidden/>
          </w:rPr>
          <w:fldChar w:fldCharType="begin"/>
        </w:r>
        <w:r>
          <w:rPr>
            <w:noProof/>
            <w:webHidden/>
          </w:rPr>
          <w:instrText xml:space="preserve"> PAGEREF _Toc468561694 \h </w:instrText>
        </w:r>
      </w:ins>
      <w:r>
        <w:rPr>
          <w:noProof/>
          <w:webHidden/>
        </w:rPr>
      </w:r>
      <w:r>
        <w:rPr>
          <w:noProof/>
          <w:webHidden/>
        </w:rPr>
        <w:fldChar w:fldCharType="separate"/>
      </w:r>
      <w:ins w:id="176" w:author="Bruno dos Santos Rodrigues" w:date="2016-12-03T20:52:00Z">
        <w:r>
          <w:rPr>
            <w:noProof/>
            <w:webHidden/>
          </w:rPr>
          <w:t>26</w:t>
        </w:r>
        <w:r>
          <w:rPr>
            <w:noProof/>
            <w:webHidden/>
          </w:rPr>
          <w:fldChar w:fldCharType="end"/>
        </w:r>
        <w:r w:rsidRPr="005342FA">
          <w:rPr>
            <w:rStyle w:val="Hyperlink"/>
            <w:noProof/>
          </w:rPr>
          <w:fldChar w:fldCharType="end"/>
        </w:r>
      </w:ins>
    </w:p>
    <w:p w14:paraId="3DB0DD43" w14:textId="462AEDD3" w:rsidR="00A0497B" w:rsidRDefault="00A0497B">
      <w:pPr>
        <w:pStyle w:val="ndicedeilustraes"/>
        <w:tabs>
          <w:tab w:val="right" w:leader="dot" w:pos="8494"/>
        </w:tabs>
        <w:rPr>
          <w:ins w:id="177" w:author="Bruno dos Santos Rodrigues" w:date="2016-12-03T20:52:00Z"/>
          <w:rFonts w:asciiTheme="minorHAnsi" w:eastAsiaTheme="minorEastAsia" w:hAnsiTheme="minorHAnsi" w:cstheme="minorBidi"/>
          <w:noProof/>
          <w:color w:val="auto"/>
        </w:rPr>
      </w:pPr>
      <w:ins w:id="178" w:author="Bruno dos Santos Rodrigues" w:date="2016-12-03T20:52:00Z">
        <w:r w:rsidRPr="005342FA">
          <w:rPr>
            <w:rStyle w:val="Hyperlink"/>
            <w:noProof/>
          </w:rPr>
          <w:fldChar w:fldCharType="begin"/>
        </w:r>
        <w:r w:rsidRPr="005342FA">
          <w:rPr>
            <w:rStyle w:val="Hyperlink"/>
            <w:noProof/>
          </w:rPr>
          <w:instrText xml:space="preserve"> </w:instrText>
        </w:r>
        <w:r>
          <w:rPr>
            <w:noProof/>
          </w:rPr>
          <w:instrText>HYPERLINK \l "_Toc468561695"</w:instrText>
        </w:r>
        <w:r w:rsidRPr="005342FA">
          <w:rPr>
            <w:rStyle w:val="Hyperlink"/>
            <w:noProof/>
          </w:rPr>
          <w:instrText xml:space="preserve"> </w:instrText>
        </w:r>
        <w:r w:rsidRPr="005342FA">
          <w:rPr>
            <w:rStyle w:val="Hyperlink"/>
            <w:noProof/>
          </w:rPr>
          <w:fldChar w:fldCharType="separate"/>
        </w:r>
        <w:r w:rsidRPr="005342FA">
          <w:rPr>
            <w:rStyle w:val="Hyperlink"/>
            <w:rFonts w:ascii="Arial" w:eastAsia="Arial" w:hAnsi="Arial" w:cs="Arial"/>
            <w:noProof/>
          </w:rPr>
          <w:t>Tabela 3 - Caso de uso</w:t>
        </w:r>
        <w:r>
          <w:rPr>
            <w:noProof/>
            <w:webHidden/>
          </w:rPr>
          <w:tab/>
        </w:r>
        <w:r>
          <w:rPr>
            <w:noProof/>
            <w:webHidden/>
          </w:rPr>
          <w:fldChar w:fldCharType="begin"/>
        </w:r>
        <w:r>
          <w:rPr>
            <w:noProof/>
            <w:webHidden/>
          </w:rPr>
          <w:instrText xml:space="preserve"> PAGEREF _Toc468561695 \h </w:instrText>
        </w:r>
      </w:ins>
      <w:r>
        <w:rPr>
          <w:noProof/>
          <w:webHidden/>
        </w:rPr>
      </w:r>
      <w:r>
        <w:rPr>
          <w:noProof/>
          <w:webHidden/>
        </w:rPr>
        <w:fldChar w:fldCharType="separate"/>
      </w:r>
      <w:ins w:id="179" w:author="Bruno dos Santos Rodrigues" w:date="2016-12-03T20:52:00Z">
        <w:r>
          <w:rPr>
            <w:noProof/>
            <w:webHidden/>
          </w:rPr>
          <w:t>28</w:t>
        </w:r>
        <w:r>
          <w:rPr>
            <w:noProof/>
            <w:webHidden/>
          </w:rPr>
          <w:fldChar w:fldCharType="end"/>
        </w:r>
        <w:r w:rsidRPr="005342FA">
          <w:rPr>
            <w:rStyle w:val="Hyperlink"/>
            <w:noProof/>
          </w:rPr>
          <w:fldChar w:fldCharType="end"/>
        </w:r>
      </w:ins>
    </w:p>
    <w:p w14:paraId="72C49053" w14:textId="46E1B4F5" w:rsidR="00CF273E" w:rsidDel="00A0497B" w:rsidRDefault="00CF273E">
      <w:pPr>
        <w:pStyle w:val="ndicedeilustraes"/>
        <w:tabs>
          <w:tab w:val="right" w:leader="dot" w:pos="8494"/>
        </w:tabs>
        <w:rPr>
          <w:del w:id="180" w:author="Bruno dos Santos Rodrigues" w:date="2016-12-03T20:52:00Z"/>
          <w:rFonts w:asciiTheme="minorHAnsi" w:eastAsiaTheme="minorEastAsia" w:hAnsiTheme="minorHAnsi" w:cstheme="minorBidi"/>
          <w:noProof/>
          <w:color w:val="auto"/>
        </w:rPr>
      </w:pPr>
      <w:del w:id="181" w:author="Bruno dos Santos Rodrigues" w:date="2016-12-03T20:52:00Z">
        <w:r w:rsidRPr="00A0497B" w:rsidDel="00A0497B">
          <w:rPr>
            <w:rPrChange w:id="182" w:author="Bruno dos Santos Rodrigues" w:date="2016-12-03T20:52:00Z">
              <w:rPr>
                <w:rStyle w:val="Hyperlink"/>
                <w:rFonts w:ascii="Arial" w:hAnsi="Arial" w:cs="Arial"/>
                <w:noProof/>
              </w:rPr>
            </w:rPrChange>
          </w:rPr>
          <w:delText>Tabela 1 - Requisitos funcionais</w:delText>
        </w:r>
        <w:r w:rsidDel="00A0497B">
          <w:rPr>
            <w:noProof/>
            <w:webHidden/>
          </w:rPr>
          <w:tab/>
          <w:delText>25</w:delText>
        </w:r>
      </w:del>
    </w:p>
    <w:p w14:paraId="79E1A321" w14:textId="369EA99C" w:rsidR="00CF273E" w:rsidDel="00A0497B" w:rsidRDefault="00CF273E">
      <w:pPr>
        <w:pStyle w:val="ndicedeilustraes"/>
        <w:tabs>
          <w:tab w:val="right" w:leader="dot" w:pos="8494"/>
        </w:tabs>
        <w:rPr>
          <w:del w:id="183" w:author="Bruno dos Santos Rodrigues" w:date="2016-12-03T20:52:00Z"/>
          <w:rFonts w:asciiTheme="minorHAnsi" w:eastAsiaTheme="minorEastAsia" w:hAnsiTheme="minorHAnsi" w:cstheme="minorBidi"/>
          <w:noProof/>
          <w:color w:val="auto"/>
        </w:rPr>
      </w:pPr>
      <w:del w:id="184" w:author="Bruno dos Santos Rodrigues" w:date="2016-12-03T20:52:00Z">
        <w:r w:rsidRPr="00A0497B" w:rsidDel="00A0497B">
          <w:rPr>
            <w:rPrChange w:id="185" w:author="Bruno dos Santos Rodrigues" w:date="2016-12-03T20:52:00Z">
              <w:rPr>
                <w:rStyle w:val="Hyperlink"/>
                <w:rFonts w:ascii="Arial" w:hAnsi="Arial" w:cs="Arial"/>
                <w:noProof/>
              </w:rPr>
            </w:rPrChange>
          </w:rPr>
          <w:delText>Tabela 2 - Requisitos não funcionais</w:delText>
        </w:r>
        <w:r w:rsidDel="00A0497B">
          <w:rPr>
            <w:noProof/>
            <w:webHidden/>
          </w:rPr>
          <w:tab/>
          <w:delText>25</w:delText>
        </w:r>
      </w:del>
    </w:p>
    <w:p w14:paraId="603C273E" w14:textId="209E5A09" w:rsidR="00CF273E" w:rsidDel="00A0497B" w:rsidRDefault="00CF273E">
      <w:pPr>
        <w:pStyle w:val="ndicedeilustraes"/>
        <w:tabs>
          <w:tab w:val="right" w:leader="dot" w:pos="8494"/>
        </w:tabs>
        <w:rPr>
          <w:del w:id="186" w:author="Bruno dos Santos Rodrigues" w:date="2016-12-03T20:52:00Z"/>
          <w:rFonts w:asciiTheme="minorHAnsi" w:eastAsiaTheme="minorEastAsia" w:hAnsiTheme="minorHAnsi" w:cstheme="minorBidi"/>
          <w:noProof/>
          <w:color w:val="auto"/>
        </w:rPr>
      </w:pPr>
      <w:del w:id="187" w:author="Bruno dos Santos Rodrigues" w:date="2016-12-03T20:52:00Z">
        <w:r w:rsidRPr="00A0497B" w:rsidDel="00A0497B">
          <w:rPr>
            <w:rPrChange w:id="188" w:author="Bruno dos Santos Rodrigues" w:date="2016-12-03T20:52:00Z">
              <w:rPr>
                <w:rStyle w:val="Hyperlink"/>
                <w:rFonts w:ascii="Arial" w:hAnsi="Arial" w:cs="Arial"/>
                <w:noProof/>
              </w:rPr>
            </w:rPrChange>
          </w:rPr>
          <w:delText>Tabela 3 - Caso de uso</w:delText>
        </w:r>
        <w:r w:rsidDel="00A0497B">
          <w:rPr>
            <w:noProof/>
            <w:webHidden/>
          </w:rPr>
          <w:tab/>
          <w:delText>26</w:delText>
        </w:r>
      </w:del>
    </w:p>
    <w:p w14:paraId="33CCE118" w14:textId="5D2F1850" w:rsidR="001234F8" w:rsidRDefault="001234F8">
      <w:r>
        <w:fldChar w:fldCharType="end"/>
      </w:r>
    </w:p>
    <w:p w14:paraId="017854EE" w14:textId="77777777" w:rsidR="00DD6A51" w:rsidRDefault="00DD6A51"/>
    <w:p w14:paraId="005ED74D" w14:textId="77777777" w:rsidR="00DD6A51" w:rsidRDefault="00DD6A51"/>
    <w:p w14:paraId="51765839" w14:textId="77777777" w:rsidR="00DD6A51" w:rsidRDefault="00DD6A51"/>
    <w:p w14:paraId="44237156" w14:textId="77777777" w:rsidR="00DD6A51" w:rsidRDefault="00DD6A51"/>
    <w:p w14:paraId="1EBFD087" w14:textId="77777777" w:rsidR="00DD6A51" w:rsidRDefault="00DD6A51"/>
    <w:p w14:paraId="3FAF8E2E" w14:textId="67048A0A" w:rsidR="00DD6A51" w:rsidRDefault="00DD6A51"/>
    <w:p w14:paraId="34307DA5" w14:textId="468A681C" w:rsidR="001234F8" w:rsidRDefault="001234F8"/>
    <w:p w14:paraId="46C8E35F" w14:textId="2E35F683" w:rsidR="001234F8" w:rsidRDefault="001234F8"/>
    <w:p w14:paraId="673ED42F" w14:textId="705EEBAF" w:rsidR="001234F8" w:rsidRDefault="001234F8"/>
    <w:p w14:paraId="048485E6" w14:textId="6B117CA1" w:rsidR="001234F8" w:rsidRDefault="001234F8"/>
    <w:p w14:paraId="18E70F8C" w14:textId="734C266D" w:rsidR="001234F8" w:rsidRDefault="001234F8"/>
    <w:p w14:paraId="4B6B291F" w14:textId="61CDC2C1" w:rsidR="001234F8" w:rsidRDefault="001234F8"/>
    <w:p w14:paraId="2DB551F0" w14:textId="20152647" w:rsidR="001234F8" w:rsidRDefault="001234F8"/>
    <w:p w14:paraId="666A2D36" w14:textId="12554C08" w:rsidR="001234F8" w:rsidRDefault="001234F8"/>
    <w:p w14:paraId="6D529975" w14:textId="14D61372" w:rsidR="001234F8" w:rsidRDefault="001234F8"/>
    <w:p w14:paraId="73B4AC4A" w14:textId="754295B4" w:rsidR="001234F8" w:rsidRDefault="001234F8"/>
    <w:p w14:paraId="1676204A" w14:textId="2AE4D63E" w:rsidR="001234F8" w:rsidRDefault="001234F8"/>
    <w:p w14:paraId="27FBE476" w14:textId="31F11518" w:rsidR="001234F8" w:rsidRDefault="001234F8"/>
    <w:p w14:paraId="08C315F6" w14:textId="3F2E227C" w:rsidR="001234F8" w:rsidRDefault="001234F8"/>
    <w:p w14:paraId="67EDB7A6" w14:textId="25AB5BE2" w:rsidR="001234F8" w:rsidRDefault="001234F8"/>
    <w:p w14:paraId="39F0BB41" w14:textId="634C7165" w:rsidR="001234F8" w:rsidRDefault="001234F8"/>
    <w:p w14:paraId="06A72628" w14:textId="77777777" w:rsidR="001234F8" w:rsidRDefault="001234F8"/>
    <w:p w14:paraId="4CEE4AF5" w14:textId="77777777" w:rsidR="00DD6A51" w:rsidRDefault="00DD6A51"/>
    <w:p w14:paraId="6CBE8772" w14:textId="77777777" w:rsidR="00DD6A51" w:rsidRDefault="00DD6A51"/>
    <w:p w14:paraId="645F1693" w14:textId="77777777" w:rsidR="00DD6A51" w:rsidRDefault="00DD6A51"/>
    <w:p w14:paraId="1C12BD69" w14:textId="77777777" w:rsidR="00DD6A51" w:rsidRDefault="00DD6A51"/>
    <w:sdt>
      <w:sdtPr>
        <w:rPr>
          <w:rFonts w:ascii="Arial" w:eastAsia="Calibri" w:hAnsi="Arial" w:cs="Arial"/>
          <w:color w:val="auto"/>
          <w:sz w:val="22"/>
          <w:szCs w:val="22"/>
        </w:rPr>
        <w:id w:val="-1967498908"/>
        <w:docPartObj>
          <w:docPartGallery w:val="Table of Contents"/>
          <w:docPartUnique/>
        </w:docPartObj>
      </w:sdtPr>
      <w:sdtEndPr>
        <w:rPr>
          <w:rFonts w:ascii="Calibri" w:hAnsi="Calibri" w:cs="Calibri"/>
          <w:b/>
          <w:bCs/>
          <w:color w:val="000000"/>
        </w:rPr>
      </w:sdtEndPr>
      <w:sdtContent>
        <w:p w14:paraId="536A9602" w14:textId="358D9719" w:rsidR="00D467A2" w:rsidRPr="00D467A2" w:rsidRDefault="00D467A2" w:rsidP="00D467A2">
          <w:pPr>
            <w:pStyle w:val="CabealhodoSumrio"/>
            <w:jc w:val="center"/>
            <w:rPr>
              <w:rFonts w:ascii="Arial" w:eastAsia="Arial" w:hAnsi="Arial" w:cs="Arial"/>
              <w:color w:val="auto"/>
              <w:rPrChange w:id="189" w:author="Nayane Araujo" w:date="2016-12-03T18:17:00Z">
                <w:rPr>
                  <w:rFonts w:ascii="Arial" w:hAnsi="Arial" w:cs="Arial"/>
                  <w:color w:val="auto"/>
                </w:rPr>
              </w:rPrChange>
            </w:rPr>
          </w:pPr>
          <w:r w:rsidRPr="001C14D2">
            <w:rPr>
              <w:rFonts w:ascii="Arial" w:eastAsia="Arial" w:hAnsi="Arial" w:cs="Arial"/>
              <w:color w:val="auto"/>
              <w:rPrChange w:id="190" w:author="Nayane Araujo" w:date="2016-12-03T18:17:00Z">
                <w:rPr>
                  <w:rFonts w:ascii="Arial" w:hAnsi="Arial" w:cs="Arial"/>
                  <w:color w:val="auto"/>
                </w:rPr>
              </w:rPrChange>
            </w:rPr>
            <w:t>Sumário</w:t>
          </w:r>
        </w:p>
        <w:p w14:paraId="43FA2C85" w14:textId="0A29F712" w:rsidR="00CC3E07" w:rsidRDefault="00D467A2">
          <w:pPr>
            <w:pStyle w:val="Sumrio1"/>
            <w:tabs>
              <w:tab w:val="right" w:leader="dot" w:pos="8494"/>
            </w:tabs>
            <w:rPr>
              <w:ins w:id="191" w:author="Bruno dos Santos Rodrigues" w:date="2016-12-04T13:58:00Z"/>
              <w:rFonts w:asciiTheme="minorHAnsi" w:eastAsiaTheme="minorEastAsia" w:hAnsiTheme="minorHAnsi" w:cstheme="minorBidi"/>
              <w:noProof/>
              <w:color w:val="auto"/>
            </w:rPr>
          </w:pPr>
          <w:r>
            <w:fldChar w:fldCharType="begin"/>
          </w:r>
          <w:r>
            <w:instrText xml:space="preserve"> TOC \o "1-3" \h \z \u </w:instrText>
          </w:r>
          <w:r>
            <w:fldChar w:fldCharType="separate"/>
          </w:r>
          <w:bookmarkStart w:id="192" w:name="_GoBack"/>
          <w:bookmarkEnd w:id="192"/>
          <w:ins w:id="193" w:author="Bruno dos Santos Rodrigues" w:date="2016-12-04T13:58:00Z">
            <w:r w:rsidR="00CC3E07" w:rsidRPr="00BF41DA">
              <w:rPr>
                <w:rStyle w:val="Hyperlink"/>
                <w:noProof/>
              </w:rPr>
              <w:fldChar w:fldCharType="begin"/>
            </w:r>
            <w:r w:rsidR="00CC3E07" w:rsidRPr="00BF41DA">
              <w:rPr>
                <w:rStyle w:val="Hyperlink"/>
                <w:noProof/>
              </w:rPr>
              <w:instrText xml:space="preserve"> </w:instrText>
            </w:r>
            <w:r w:rsidR="00CC3E07">
              <w:rPr>
                <w:noProof/>
              </w:rPr>
              <w:instrText>HYPERLINK \l "_Toc468623246"</w:instrText>
            </w:r>
            <w:r w:rsidR="00CC3E07" w:rsidRPr="00BF41DA">
              <w:rPr>
                <w:rStyle w:val="Hyperlink"/>
                <w:noProof/>
              </w:rPr>
              <w:instrText xml:space="preserve"> </w:instrText>
            </w:r>
            <w:r w:rsidR="00CC3E07" w:rsidRPr="00BF41DA">
              <w:rPr>
                <w:rStyle w:val="Hyperlink"/>
                <w:noProof/>
              </w:rPr>
            </w:r>
            <w:r w:rsidR="00CC3E07" w:rsidRPr="00BF41DA">
              <w:rPr>
                <w:rStyle w:val="Hyperlink"/>
                <w:noProof/>
              </w:rPr>
              <w:fldChar w:fldCharType="separate"/>
            </w:r>
            <w:r w:rsidR="00CC3E07" w:rsidRPr="00BF41DA">
              <w:rPr>
                <w:rStyle w:val="Hyperlink"/>
                <w:rFonts w:ascii="Arial" w:eastAsia="Arial" w:hAnsi="Arial" w:cs="Arial"/>
                <w:noProof/>
              </w:rPr>
              <w:t>LISTA DE TABELAS</w:t>
            </w:r>
            <w:r w:rsidR="00CC3E07">
              <w:rPr>
                <w:noProof/>
                <w:webHidden/>
              </w:rPr>
              <w:tab/>
            </w:r>
            <w:r w:rsidR="00CC3E07">
              <w:rPr>
                <w:noProof/>
                <w:webHidden/>
              </w:rPr>
              <w:fldChar w:fldCharType="begin"/>
            </w:r>
            <w:r w:rsidR="00CC3E07">
              <w:rPr>
                <w:noProof/>
                <w:webHidden/>
              </w:rPr>
              <w:instrText xml:space="preserve"> PAGEREF _Toc468623246 \h </w:instrText>
            </w:r>
            <w:r w:rsidR="00CC3E07">
              <w:rPr>
                <w:noProof/>
                <w:webHidden/>
              </w:rPr>
            </w:r>
          </w:ins>
          <w:r w:rsidR="00CC3E07">
            <w:rPr>
              <w:noProof/>
              <w:webHidden/>
            </w:rPr>
            <w:fldChar w:fldCharType="separate"/>
          </w:r>
          <w:ins w:id="194" w:author="Bruno dos Santos Rodrigues" w:date="2016-12-04T13:58:00Z">
            <w:r w:rsidR="00CC3E07">
              <w:rPr>
                <w:noProof/>
                <w:webHidden/>
              </w:rPr>
              <w:t>3</w:t>
            </w:r>
            <w:r w:rsidR="00CC3E07">
              <w:rPr>
                <w:noProof/>
                <w:webHidden/>
              </w:rPr>
              <w:fldChar w:fldCharType="end"/>
            </w:r>
            <w:r w:rsidR="00CC3E07" w:rsidRPr="00BF41DA">
              <w:rPr>
                <w:rStyle w:val="Hyperlink"/>
                <w:noProof/>
              </w:rPr>
              <w:fldChar w:fldCharType="end"/>
            </w:r>
          </w:ins>
        </w:p>
        <w:p w14:paraId="6F8ACB7F" w14:textId="544D4D58" w:rsidR="00CC3E07" w:rsidRDefault="00CC3E07">
          <w:pPr>
            <w:pStyle w:val="Sumrio1"/>
            <w:tabs>
              <w:tab w:val="left" w:pos="440"/>
              <w:tab w:val="right" w:leader="dot" w:pos="8494"/>
            </w:tabs>
            <w:rPr>
              <w:ins w:id="195" w:author="Bruno dos Santos Rodrigues" w:date="2016-12-04T13:58:00Z"/>
              <w:rFonts w:asciiTheme="minorHAnsi" w:eastAsiaTheme="minorEastAsia" w:hAnsiTheme="minorHAnsi" w:cstheme="minorBidi"/>
              <w:noProof/>
              <w:color w:val="auto"/>
            </w:rPr>
          </w:pPr>
          <w:ins w:id="196"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"_Toc468623247"</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1.</w:t>
            </w:r>
            <w:r>
              <w:rPr>
                <w:rFonts w:asciiTheme="minorHAnsi" w:eastAsiaTheme="minorEastAsia" w:hAnsiTheme="minorHAnsi" w:cstheme="minorBidi"/>
                <w:noProof/>
                <w:color w:val="auto"/>
              </w:rPr>
              <w:tab/>
            </w:r>
            <w:r w:rsidRPr="00BF41DA">
              <w:rPr>
                <w:rStyle w:val="Hyperlink"/>
                <w:rFonts w:ascii="Arial" w:eastAsia="Arial" w:hAnsi="Arial" w:cs="Arial"/>
                <w:noProof/>
              </w:rPr>
              <w:t>INTRODUÇÃO</w:t>
            </w:r>
            <w:r>
              <w:rPr>
                <w:noProof/>
                <w:webHidden/>
              </w:rPr>
              <w:tab/>
            </w:r>
            <w:r>
              <w:rPr>
                <w:noProof/>
                <w:webHidden/>
              </w:rPr>
              <w:fldChar w:fldCharType="begin"/>
            </w:r>
            <w:r>
              <w:rPr>
                <w:noProof/>
                <w:webHidden/>
              </w:rPr>
              <w:instrText xml:space="preserve"> PAGEREF _Toc468623247 \h </w:instrText>
            </w:r>
            <w:r>
              <w:rPr>
                <w:noProof/>
                <w:webHidden/>
              </w:rPr>
            </w:r>
          </w:ins>
          <w:r>
            <w:rPr>
              <w:noProof/>
              <w:webHidden/>
            </w:rPr>
            <w:fldChar w:fldCharType="separate"/>
          </w:r>
          <w:ins w:id="197" w:author="Bruno dos Santos Rodrigues" w:date="2016-12-04T13:58:00Z">
            <w:r>
              <w:rPr>
                <w:noProof/>
                <w:webHidden/>
              </w:rPr>
              <w:t>4</w:t>
            </w:r>
            <w:r>
              <w:rPr>
                <w:noProof/>
                <w:webHidden/>
              </w:rPr>
              <w:fldChar w:fldCharType="end"/>
            </w:r>
            <w:r w:rsidRPr="00BF41DA">
              <w:rPr>
                <w:rStyle w:val="Hyperlink"/>
                <w:noProof/>
              </w:rPr>
              <w:fldChar w:fldCharType="end"/>
            </w:r>
          </w:ins>
        </w:p>
        <w:p w14:paraId="3AADB788" w14:textId="4F818538" w:rsidR="00CC3E07" w:rsidRDefault="00CC3E07">
          <w:pPr>
            <w:pStyle w:val="Sumrio2"/>
            <w:tabs>
              <w:tab w:val="left" w:pos="880"/>
              <w:tab w:val="right" w:leader="dot" w:pos="8494"/>
            </w:tabs>
            <w:rPr>
              <w:ins w:id="198" w:author="Bruno dos Santos Rodrigues" w:date="2016-12-04T13:58:00Z"/>
              <w:rFonts w:asciiTheme="minorHAnsi" w:eastAsiaTheme="minorEastAsia" w:hAnsiTheme="minorHAnsi" w:cstheme="minorBidi"/>
              <w:noProof/>
              <w:color w:val="auto"/>
            </w:rPr>
          </w:pPr>
          <w:ins w:id="199"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"_Toc468623248"</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1.1.</w:t>
            </w:r>
            <w:r>
              <w:rPr>
                <w:rFonts w:asciiTheme="minorHAnsi" w:eastAsiaTheme="minorEastAsia" w:hAnsiTheme="minorHAnsi" w:cstheme="minorBidi"/>
                <w:noProof/>
                <w:color w:val="auto"/>
              </w:rPr>
              <w:tab/>
            </w:r>
            <w:r w:rsidRPr="00BF41DA">
              <w:rPr>
                <w:rStyle w:val="Hyperlink"/>
                <w:rFonts w:ascii="Arial" w:eastAsia="Arial" w:hAnsi="Arial" w:cs="Arial"/>
                <w:noProof/>
              </w:rPr>
              <w:t>Problematização</w:t>
            </w:r>
            <w:r>
              <w:rPr>
                <w:noProof/>
                <w:webHidden/>
              </w:rPr>
              <w:tab/>
            </w:r>
            <w:r>
              <w:rPr>
                <w:noProof/>
                <w:webHidden/>
              </w:rPr>
              <w:fldChar w:fldCharType="begin"/>
            </w:r>
            <w:r>
              <w:rPr>
                <w:noProof/>
                <w:webHidden/>
              </w:rPr>
              <w:instrText xml:space="preserve"> PAGEREF _Toc468623248 \h </w:instrText>
            </w:r>
            <w:r>
              <w:rPr>
                <w:noProof/>
                <w:webHidden/>
              </w:rPr>
            </w:r>
          </w:ins>
          <w:r>
            <w:rPr>
              <w:noProof/>
              <w:webHidden/>
            </w:rPr>
            <w:fldChar w:fldCharType="separate"/>
          </w:r>
          <w:ins w:id="200" w:author="Bruno dos Santos Rodrigues" w:date="2016-12-04T13:58:00Z">
            <w:r>
              <w:rPr>
                <w:noProof/>
                <w:webHidden/>
              </w:rPr>
              <w:t>6</w:t>
            </w:r>
            <w:r>
              <w:rPr>
                <w:noProof/>
                <w:webHidden/>
              </w:rPr>
              <w:fldChar w:fldCharType="end"/>
            </w:r>
            <w:r w:rsidRPr="00BF41DA">
              <w:rPr>
                <w:rStyle w:val="Hyperlink"/>
                <w:noProof/>
              </w:rPr>
              <w:fldChar w:fldCharType="end"/>
            </w:r>
          </w:ins>
        </w:p>
        <w:p w14:paraId="3566A191" w14:textId="60CA4137" w:rsidR="00CC3E07" w:rsidRDefault="00CC3E07">
          <w:pPr>
            <w:pStyle w:val="Sumrio3"/>
            <w:tabs>
              <w:tab w:val="left" w:pos="1320"/>
              <w:tab w:val="right" w:leader="dot" w:pos="8494"/>
            </w:tabs>
            <w:rPr>
              <w:ins w:id="201" w:author="Bruno dos Santos Rodrigues" w:date="2016-12-04T13:58:00Z"/>
              <w:rFonts w:asciiTheme="minorHAnsi" w:eastAsiaTheme="minorEastAsia" w:hAnsiTheme="minorHAnsi" w:cstheme="minorBidi"/>
              <w:noProof/>
              <w:color w:val="auto"/>
            </w:rPr>
          </w:pPr>
          <w:ins w:id="202"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"_Toc468623249"</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1.1.1</w:t>
            </w:r>
            <w:r>
              <w:rPr>
                <w:rFonts w:asciiTheme="minorHAnsi" w:eastAsiaTheme="minorEastAsia" w:hAnsiTheme="minorHAnsi" w:cstheme="minorBidi"/>
                <w:noProof/>
                <w:color w:val="auto"/>
              </w:rPr>
              <w:tab/>
            </w:r>
            <w:r w:rsidRPr="00BF41DA">
              <w:rPr>
                <w:rStyle w:val="Hyperlink"/>
                <w:rFonts w:ascii="Arial" w:eastAsia="Arial" w:hAnsi="Arial" w:cs="Arial"/>
                <w:noProof/>
              </w:rPr>
              <w:t>Formulação Do Problema</w:t>
            </w:r>
            <w:r>
              <w:rPr>
                <w:noProof/>
                <w:webHidden/>
              </w:rPr>
              <w:tab/>
            </w:r>
            <w:r>
              <w:rPr>
                <w:noProof/>
                <w:webHidden/>
              </w:rPr>
              <w:fldChar w:fldCharType="begin"/>
            </w:r>
            <w:r>
              <w:rPr>
                <w:noProof/>
                <w:webHidden/>
              </w:rPr>
              <w:instrText xml:space="preserve"> PAGEREF _Toc468623249 \h </w:instrText>
            </w:r>
            <w:r>
              <w:rPr>
                <w:noProof/>
                <w:webHidden/>
              </w:rPr>
            </w:r>
          </w:ins>
          <w:r>
            <w:rPr>
              <w:noProof/>
              <w:webHidden/>
            </w:rPr>
            <w:fldChar w:fldCharType="separate"/>
          </w:r>
          <w:ins w:id="203" w:author="Bruno dos Santos Rodrigues" w:date="2016-12-04T13:58:00Z">
            <w:r>
              <w:rPr>
                <w:noProof/>
                <w:webHidden/>
              </w:rPr>
              <w:t>7</w:t>
            </w:r>
            <w:r>
              <w:rPr>
                <w:noProof/>
                <w:webHidden/>
              </w:rPr>
              <w:fldChar w:fldCharType="end"/>
            </w:r>
            <w:r w:rsidRPr="00BF41DA">
              <w:rPr>
                <w:rStyle w:val="Hyperlink"/>
                <w:noProof/>
              </w:rPr>
              <w:fldChar w:fldCharType="end"/>
            </w:r>
          </w:ins>
        </w:p>
        <w:p w14:paraId="3D510441" w14:textId="2F52E348" w:rsidR="00CC3E07" w:rsidRDefault="00CC3E07">
          <w:pPr>
            <w:pStyle w:val="Sumrio3"/>
            <w:tabs>
              <w:tab w:val="left" w:pos="1320"/>
              <w:tab w:val="right" w:leader="dot" w:pos="8494"/>
            </w:tabs>
            <w:rPr>
              <w:ins w:id="204" w:author="Bruno dos Santos Rodrigues" w:date="2016-12-04T13:58:00Z"/>
              <w:rFonts w:asciiTheme="minorHAnsi" w:eastAsiaTheme="minorEastAsia" w:hAnsiTheme="minorHAnsi" w:cstheme="minorBidi"/>
              <w:noProof/>
              <w:color w:val="auto"/>
            </w:rPr>
          </w:pPr>
          <w:ins w:id="205"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"_Toc468623250"</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1.1.2</w:t>
            </w:r>
            <w:r>
              <w:rPr>
                <w:rFonts w:asciiTheme="minorHAnsi" w:eastAsiaTheme="minorEastAsia" w:hAnsiTheme="minorHAnsi" w:cstheme="minorBidi"/>
                <w:noProof/>
                <w:color w:val="auto"/>
              </w:rPr>
              <w:tab/>
            </w:r>
            <w:r w:rsidRPr="00BF41DA">
              <w:rPr>
                <w:rStyle w:val="Hyperlink"/>
                <w:rFonts w:ascii="Arial" w:eastAsia="Arial" w:hAnsi="Arial" w:cs="Arial"/>
                <w:noProof/>
              </w:rPr>
              <w:t>Solução Proposta</w:t>
            </w:r>
            <w:r>
              <w:rPr>
                <w:noProof/>
                <w:webHidden/>
              </w:rPr>
              <w:tab/>
            </w:r>
            <w:r>
              <w:rPr>
                <w:noProof/>
                <w:webHidden/>
              </w:rPr>
              <w:fldChar w:fldCharType="begin"/>
            </w:r>
            <w:r>
              <w:rPr>
                <w:noProof/>
                <w:webHidden/>
              </w:rPr>
              <w:instrText xml:space="preserve"> PAGEREF _Toc468623250 \h </w:instrText>
            </w:r>
            <w:r>
              <w:rPr>
                <w:noProof/>
                <w:webHidden/>
              </w:rPr>
            </w:r>
          </w:ins>
          <w:r>
            <w:rPr>
              <w:noProof/>
              <w:webHidden/>
            </w:rPr>
            <w:fldChar w:fldCharType="separate"/>
          </w:r>
          <w:ins w:id="206" w:author="Bruno dos Santos Rodrigues" w:date="2016-12-04T13:58:00Z">
            <w:r>
              <w:rPr>
                <w:noProof/>
                <w:webHidden/>
              </w:rPr>
              <w:t>8</w:t>
            </w:r>
            <w:r>
              <w:rPr>
                <w:noProof/>
                <w:webHidden/>
              </w:rPr>
              <w:fldChar w:fldCharType="end"/>
            </w:r>
            <w:r w:rsidRPr="00BF41DA">
              <w:rPr>
                <w:rStyle w:val="Hyperlink"/>
                <w:noProof/>
              </w:rPr>
              <w:fldChar w:fldCharType="end"/>
            </w:r>
          </w:ins>
        </w:p>
        <w:p w14:paraId="681CFD83" w14:textId="36EEB094" w:rsidR="00CC3E07" w:rsidRDefault="00CC3E07">
          <w:pPr>
            <w:pStyle w:val="Sumrio2"/>
            <w:tabs>
              <w:tab w:val="left" w:pos="880"/>
              <w:tab w:val="right" w:leader="dot" w:pos="8494"/>
            </w:tabs>
            <w:rPr>
              <w:ins w:id="207" w:author="Bruno dos Santos Rodrigues" w:date="2016-12-04T13:58:00Z"/>
              <w:rFonts w:asciiTheme="minorHAnsi" w:eastAsiaTheme="minorEastAsia" w:hAnsiTheme="minorHAnsi" w:cstheme="minorBidi"/>
              <w:noProof/>
              <w:color w:val="auto"/>
            </w:rPr>
          </w:pPr>
          <w:ins w:id="208"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"_Toc468623251"</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1.2.</w:t>
            </w:r>
            <w:r>
              <w:rPr>
                <w:rFonts w:asciiTheme="minorHAnsi" w:eastAsiaTheme="minorEastAsia" w:hAnsiTheme="minorHAnsi" w:cstheme="minorBidi"/>
                <w:noProof/>
                <w:color w:val="auto"/>
              </w:rPr>
              <w:tab/>
            </w:r>
            <w:r w:rsidRPr="00BF41DA">
              <w:rPr>
                <w:rStyle w:val="Hyperlink"/>
                <w:rFonts w:ascii="Arial" w:eastAsia="Arial" w:hAnsi="Arial" w:cs="Arial"/>
                <w:noProof/>
              </w:rPr>
              <w:t>Objetivos Gerais</w:t>
            </w:r>
            <w:r>
              <w:rPr>
                <w:noProof/>
                <w:webHidden/>
              </w:rPr>
              <w:tab/>
            </w:r>
            <w:r>
              <w:rPr>
                <w:noProof/>
                <w:webHidden/>
              </w:rPr>
              <w:fldChar w:fldCharType="begin"/>
            </w:r>
            <w:r>
              <w:rPr>
                <w:noProof/>
                <w:webHidden/>
              </w:rPr>
              <w:instrText xml:space="preserve"> PAGEREF _Toc468623251 \h </w:instrText>
            </w:r>
            <w:r>
              <w:rPr>
                <w:noProof/>
                <w:webHidden/>
              </w:rPr>
            </w:r>
          </w:ins>
          <w:r>
            <w:rPr>
              <w:noProof/>
              <w:webHidden/>
            </w:rPr>
            <w:fldChar w:fldCharType="separate"/>
          </w:r>
          <w:ins w:id="209" w:author="Bruno dos Santos Rodrigues" w:date="2016-12-04T13:58:00Z">
            <w:r>
              <w:rPr>
                <w:noProof/>
                <w:webHidden/>
              </w:rPr>
              <w:t>9</w:t>
            </w:r>
            <w:r>
              <w:rPr>
                <w:noProof/>
                <w:webHidden/>
              </w:rPr>
              <w:fldChar w:fldCharType="end"/>
            </w:r>
            <w:r w:rsidRPr="00BF41DA">
              <w:rPr>
                <w:rStyle w:val="Hyperlink"/>
                <w:noProof/>
              </w:rPr>
              <w:fldChar w:fldCharType="end"/>
            </w:r>
          </w:ins>
        </w:p>
        <w:p w14:paraId="3B368ADE" w14:textId="337339E6" w:rsidR="00CC3E07" w:rsidRDefault="00CC3E07">
          <w:pPr>
            <w:pStyle w:val="Sumrio3"/>
            <w:tabs>
              <w:tab w:val="left" w:pos="1320"/>
              <w:tab w:val="right" w:leader="dot" w:pos="8494"/>
            </w:tabs>
            <w:rPr>
              <w:ins w:id="210" w:author="Bruno dos Santos Rodrigues" w:date="2016-12-04T13:58:00Z"/>
              <w:rFonts w:asciiTheme="minorHAnsi" w:eastAsiaTheme="minorEastAsia" w:hAnsiTheme="minorHAnsi" w:cstheme="minorBidi"/>
              <w:noProof/>
              <w:color w:val="auto"/>
            </w:rPr>
          </w:pPr>
          <w:ins w:id="211"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"_Toc468623252"</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1.2.1.</w:t>
            </w:r>
            <w:r>
              <w:rPr>
                <w:rFonts w:asciiTheme="minorHAnsi" w:eastAsiaTheme="minorEastAsia" w:hAnsiTheme="minorHAnsi" w:cstheme="minorBidi"/>
                <w:noProof/>
                <w:color w:val="auto"/>
              </w:rPr>
              <w:tab/>
            </w:r>
            <w:r w:rsidRPr="00BF41DA">
              <w:rPr>
                <w:rStyle w:val="Hyperlink"/>
                <w:rFonts w:ascii="Arial" w:eastAsia="Arial" w:hAnsi="Arial" w:cs="Arial"/>
                <w:noProof/>
              </w:rPr>
              <w:t>Objetivos Específicos</w:t>
            </w:r>
            <w:r>
              <w:rPr>
                <w:noProof/>
                <w:webHidden/>
              </w:rPr>
              <w:tab/>
            </w:r>
            <w:r>
              <w:rPr>
                <w:noProof/>
                <w:webHidden/>
              </w:rPr>
              <w:fldChar w:fldCharType="begin"/>
            </w:r>
            <w:r>
              <w:rPr>
                <w:noProof/>
                <w:webHidden/>
              </w:rPr>
              <w:instrText xml:space="preserve"> PAGEREF _Toc468623252 \h </w:instrText>
            </w:r>
            <w:r>
              <w:rPr>
                <w:noProof/>
                <w:webHidden/>
              </w:rPr>
            </w:r>
          </w:ins>
          <w:r>
            <w:rPr>
              <w:noProof/>
              <w:webHidden/>
            </w:rPr>
            <w:fldChar w:fldCharType="separate"/>
          </w:r>
          <w:ins w:id="212" w:author="Bruno dos Santos Rodrigues" w:date="2016-12-04T13:58:00Z">
            <w:r>
              <w:rPr>
                <w:noProof/>
                <w:webHidden/>
              </w:rPr>
              <w:t>10</w:t>
            </w:r>
            <w:r>
              <w:rPr>
                <w:noProof/>
                <w:webHidden/>
              </w:rPr>
              <w:fldChar w:fldCharType="end"/>
            </w:r>
            <w:r w:rsidRPr="00BF41DA">
              <w:rPr>
                <w:rStyle w:val="Hyperlink"/>
                <w:noProof/>
              </w:rPr>
              <w:fldChar w:fldCharType="end"/>
            </w:r>
          </w:ins>
        </w:p>
        <w:p w14:paraId="367A3F4A" w14:textId="0A3D1646" w:rsidR="00CC3E07" w:rsidRDefault="00CC3E07">
          <w:pPr>
            <w:pStyle w:val="Sumrio2"/>
            <w:tabs>
              <w:tab w:val="left" w:pos="880"/>
              <w:tab w:val="right" w:leader="dot" w:pos="8494"/>
            </w:tabs>
            <w:rPr>
              <w:ins w:id="213" w:author="Bruno dos Santos Rodrigues" w:date="2016-12-04T13:58:00Z"/>
              <w:rFonts w:asciiTheme="minorHAnsi" w:eastAsiaTheme="minorEastAsia" w:hAnsiTheme="minorHAnsi" w:cstheme="minorBidi"/>
              <w:noProof/>
              <w:color w:val="auto"/>
            </w:rPr>
          </w:pPr>
          <w:ins w:id="214"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"_Toc468623253"</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1.3.</w:t>
            </w:r>
            <w:r>
              <w:rPr>
                <w:rFonts w:asciiTheme="minorHAnsi" w:eastAsiaTheme="minorEastAsia" w:hAnsiTheme="minorHAnsi" w:cstheme="minorBidi"/>
                <w:noProof/>
                <w:color w:val="auto"/>
              </w:rPr>
              <w:tab/>
            </w:r>
            <w:r w:rsidRPr="00BF41DA">
              <w:rPr>
                <w:rStyle w:val="Hyperlink"/>
                <w:rFonts w:ascii="Arial" w:eastAsia="Arial" w:hAnsi="Arial" w:cs="Arial"/>
                <w:noProof/>
              </w:rPr>
              <w:t>Metodologia</w:t>
            </w:r>
            <w:r>
              <w:rPr>
                <w:noProof/>
                <w:webHidden/>
              </w:rPr>
              <w:tab/>
            </w:r>
            <w:r>
              <w:rPr>
                <w:noProof/>
                <w:webHidden/>
              </w:rPr>
              <w:fldChar w:fldCharType="begin"/>
            </w:r>
            <w:r>
              <w:rPr>
                <w:noProof/>
                <w:webHidden/>
              </w:rPr>
              <w:instrText xml:space="preserve"> PAGEREF _Toc468623253 \h </w:instrText>
            </w:r>
            <w:r>
              <w:rPr>
                <w:noProof/>
                <w:webHidden/>
              </w:rPr>
            </w:r>
          </w:ins>
          <w:r>
            <w:rPr>
              <w:noProof/>
              <w:webHidden/>
            </w:rPr>
            <w:fldChar w:fldCharType="separate"/>
          </w:r>
          <w:ins w:id="215" w:author="Bruno dos Santos Rodrigues" w:date="2016-12-04T13:58:00Z">
            <w:r>
              <w:rPr>
                <w:noProof/>
                <w:webHidden/>
              </w:rPr>
              <w:t>10</w:t>
            </w:r>
            <w:r>
              <w:rPr>
                <w:noProof/>
                <w:webHidden/>
              </w:rPr>
              <w:fldChar w:fldCharType="end"/>
            </w:r>
            <w:r w:rsidRPr="00BF41DA">
              <w:rPr>
                <w:rStyle w:val="Hyperlink"/>
                <w:noProof/>
              </w:rPr>
              <w:fldChar w:fldCharType="end"/>
            </w:r>
          </w:ins>
        </w:p>
        <w:p w14:paraId="0ADACF28" w14:textId="3BEA80B7" w:rsidR="00CC3E07" w:rsidRDefault="00CC3E07">
          <w:pPr>
            <w:pStyle w:val="Sumrio2"/>
            <w:tabs>
              <w:tab w:val="left" w:pos="880"/>
              <w:tab w:val="right" w:leader="dot" w:pos="8494"/>
            </w:tabs>
            <w:rPr>
              <w:ins w:id="216" w:author="Bruno dos Santos Rodrigues" w:date="2016-12-04T13:58:00Z"/>
              <w:rFonts w:asciiTheme="minorHAnsi" w:eastAsiaTheme="minorEastAsia" w:hAnsiTheme="minorHAnsi" w:cstheme="minorBidi"/>
              <w:noProof/>
              <w:color w:val="auto"/>
            </w:rPr>
          </w:pPr>
          <w:ins w:id="217"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"_Toc468623254"</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1.4.</w:t>
            </w:r>
            <w:r>
              <w:rPr>
                <w:rFonts w:asciiTheme="minorHAnsi" w:eastAsiaTheme="minorEastAsia" w:hAnsiTheme="minorHAnsi" w:cstheme="minorBidi"/>
                <w:noProof/>
                <w:color w:val="auto"/>
              </w:rPr>
              <w:tab/>
            </w:r>
            <w:r w:rsidRPr="00BF41DA">
              <w:rPr>
                <w:rStyle w:val="Hyperlink"/>
                <w:rFonts w:ascii="Arial" w:eastAsia="Arial" w:hAnsi="Arial" w:cs="Arial"/>
                <w:noProof/>
              </w:rPr>
              <w:t>Estrutura do Trabalho</w:t>
            </w:r>
            <w:r>
              <w:rPr>
                <w:noProof/>
                <w:webHidden/>
              </w:rPr>
              <w:tab/>
            </w:r>
            <w:r>
              <w:rPr>
                <w:noProof/>
                <w:webHidden/>
              </w:rPr>
              <w:fldChar w:fldCharType="begin"/>
            </w:r>
            <w:r>
              <w:rPr>
                <w:noProof/>
                <w:webHidden/>
              </w:rPr>
              <w:instrText xml:space="preserve"> PAGEREF _Toc468623254 \h </w:instrText>
            </w:r>
            <w:r>
              <w:rPr>
                <w:noProof/>
                <w:webHidden/>
              </w:rPr>
            </w:r>
          </w:ins>
          <w:r>
            <w:rPr>
              <w:noProof/>
              <w:webHidden/>
            </w:rPr>
            <w:fldChar w:fldCharType="separate"/>
          </w:r>
          <w:ins w:id="218" w:author="Bruno dos Santos Rodrigues" w:date="2016-12-04T13:58:00Z">
            <w:r>
              <w:rPr>
                <w:noProof/>
                <w:webHidden/>
              </w:rPr>
              <w:t>11</w:t>
            </w:r>
            <w:r>
              <w:rPr>
                <w:noProof/>
                <w:webHidden/>
              </w:rPr>
              <w:fldChar w:fldCharType="end"/>
            </w:r>
            <w:r w:rsidRPr="00BF41DA">
              <w:rPr>
                <w:rStyle w:val="Hyperlink"/>
                <w:noProof/>
              </w:rPr>
              <w:fldChar w:fldCharType="end"/>
            </w:r>
          </w:ins>
        </w:p>
        <w:p w14:paraId="0749D9C6" w14:textId="1F2F5511" w:rsidR="00CC3E07" w:rsidRDefault="00CC3E07">
          <w:pPr>
            <w:pStyle w:val="Sumrio1"/>
            <w:tabs>
              <w:tab w:val="left" w:pos="440"/>
              <w:tab w:val="right" w:leader="dot" w:pos="8494"/>
            </w:tabs>
            <w:rPr>
              <w:ins w:id="219" w:author="Bruno dos Santos Rodrigues" w:date="2016-12-04T13:58:00Z"/>
              <w:rFonts w:asciiTheme="minorHAnsi" w:eastAsiaTheme="minorEastAsia" w:hAnsiTheme="minorHAnsi" w:cstheme="minorBidi"/>
              <w:noProof/>
              <w:color w:val="auto"/>
            </w:rPr>
          </w:pPr>
          <w:ins w:id="220"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"_Toc468623255"</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2.</w:t>
            </w:r>
            <w:r>
              <w:rPr>
                <w:rFonts w:asciiTheme="minorHAnsi" w:eastAsiaTheme="minorEastAsia" w:hAnsiTheme="minorHAnsi" w:cstheme="minorBidi"/>
                <w:noProof/>
                <w:color w:val="auto"/>
              </w:rPr>
              <w:tab/>
            </w:r>
            <w:r w:rsidRPr="00BF41DA">
              <w:rPr>
                <w:rStyle w:val="Hyperlink"/>
                <w:rFonts w:ascii="Arial" w:eastAsia="Arial" w:hAnsi="Arial" w:cs="Arial"/>
                <w:noProof/>
              </w:rPr>
              <w:t>FUNDAMENTAÇÃO TEÓRICA</w:t>
            </w:r>
            <w:r>
              <w:rPr>
                <w:noProof/>
                <w:webHidden/>
              </w:rPr>
              <w:tab/>
            </w:r>
            <w:r>
              <w:rPr>
                <w:noProof/>
                <w:webHidden/>
              </w:rPr>
              <w:fldChar w:fldCharType="begin"/>
            </w:r>
            <w:r>
              <w:rPr>
                <w:noProof/>
                <w:webHidden/>
              </w:rPr>
              <w:instrText xml:space="preserve"> PAGEREF _Toc468623255 \h </w:instrText>
            </w:r>
            <w:r>
              <w:rPr>
                <w:noProof/>
                <w:webHidden/>
              </w:rPr>
            </w:r>
          </w:ins>
          <w:r>
            <w:rPr>
              <w:noProof/>
              <w:webHidden/>
            </w:rPr>
            <w:fldChar w:fldCharType="separate"/>
          </w:r>
          <w:ins w:id="221" w:author="Bruno dos Santos Rodrigues" w:date="2016-12-04T13:58:00Z">
            <w:r>
              <w:rPr>
                <w:noProof/>
                <w:webHidden/>
              </w:rPr>
              <w:t>13</w:t>
            </w:r>
            <w:r>
              <w:rPr>
                <w:noProof/>
                <w:webHidden/>
              </w:rPr>
              <w:fldChar w:fldCharType="end"/>
            </w:r>
            <w:r w:rsidRPr="00BF41DA">
              <w:rPr>
                <w:rStyle w:val="Hyperlink"/>
                <w:noProof/>
              </w:rPr>
              <w:fldChar w:fldCharType="end"/>
            </w:r>
          </w:ins>
        </w:p>
        <w:p w14:paraId="373422CC" w14:textId="07D43872" w:rsidR="00CC3E07" w:rsidRDefault="00CC3E07">
          <w:pPr>
            <w:pStyle w:val="Sumrio2"/>
            <w:tabs>
              <w:tab w:val="left" w:pos="880"/>
              <w:tab w:val="right" w:leader="dot" w:pos="8494"/>
            </w:tabs>
            <w:rPr>
              <w:ins w:id="222" w:author="Bruno dos Santos Rodrigues" w:date="2016-12-04T13:58:00Z"/>
              <w:rFonts w:asciiTheme="minorHAnsi" w:eastAsiaTheme="minorEastAsia" w:hAnsiTheme="minorHAnsi" w:cstheme="minorBidi"/>
              <w:noProof/>
              <w:color w:val="auto"/>
            </w:rPr>
          </w:pPr>
          <w:ins w:id="223"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"_Toc468623256"</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2.1.</w:t>
            </w:r>
            <w:r>
              <w:rPr>
                <w:rFonts w:asciiTheme="minorHAnsi" w:eastAsiaTheme="minorEastAsia" w:hAnsiTheme="minorHAnsi" w:cstheme="minorBidi"/>
                <w:noProof/>
                <w:color w:val="auto"/>
              </w:rPr>
              <w:tab/>
            </w:r>
            <w:r w:rsidRPr="00BF41DA">
              <w:rPr>
                <w:rStyle w:val="Hyperlink"/>
                <w:rFonts w:ascii="Arial" w:eastAsia="Arial" w:hAnsi="Arial" w:cs="Arial"/>
                <w:noProof/>
              </w:rPr>
              <w:t>ITIL</w:t>
            </w:r>
            <w:r>
              <w:rPr>
                <w:noProof/>
                <w:webHidden/>
              </w:rPr>
              <w:tab/>
            </w:r>
            <w:r>
              <w:rPr>
                <w:noProof/>
                <w:webHidden/>
              </w:rPr>
              <w:fldChar w:fldCharType="begin"/>
            </w:r>
            <w:r>
              <w:rPr>
                <w:noProof/>
                <w:webHidden/>
              </w:rPr>
              <w:instrText xml:space="preserve"> PAGEREF _Toc468623256 \h </w:instrText>
            </w:r>
            <w:r>
              <w:rPr>
                <w:noProof/>
                <w:webHidden/>
              </w:rPr>
            </w:r>
          </w:ins>
          <w:r>
            <w:rPr>
              <w:noProof/>
              <w:webHidden/>
            </w:rPr>
            <w:fldChar w:fldCharType="separate"/>
          </w:r>
          <w:ins w:id="224" w:author="Bruno dos Santos Rodrigues" w:date="2016-12-04T13:58:00Z">
            <w:r>
              <w:rPr>
                <w:noProof/>
                <w:webHidden/>
              </w:rPr>
              <w:t>13</w:t>
            </w:r>
            <w:r>
              <w:rPr>
                <w:noProof/>
                <w:webHidden/>
              </w:rPr>
              <w:fldChar w:fldCharType="end"/>
            </w:r>
            <w:r w:rsidRPr="00BF41DA">
              <w:rPr>
                <w:rStyle w:val="Hyperlink"/>
                <w:noProof/>
              </w:rPr>
              <w:fldChar w:fldCharType="end"/>
            </w:r>
          </w:ins>
        </w:p>
        <w:p w14:paraId="6627C9D8" w14:textId="4B7B060B" w:rsidR="00CC3E07" w:rsidRDefault="00CC3E07">
          <w:pPr>
            <w:pStyle w:val="Sumrio3"/>
            <w:tabs>
              <w:tab w:val="right" w:leader="dot" w:pos="8494"/>
            </w:tabs>
            <w:rPr>
              <w:ins w:id="225" w:author="Bruno dos Santos Rodrigues" w:date="2016-12-04T13:58:00Z"/>
              <w:rFonts w:asciiTheme="minorHAnsi" w:eastAsiaTheme="minorEastAsia" w:hAnsiTheme="minorHAnsi" w:cstheme="minorBidi"/>
              <w:noProof/>
              <w:color w:val="auto"/>
            </w:rPr>
          </w:pPr>
          <w:ins w:id="226"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"_Toc468623257"</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2.1.1 Operação de Serviço</w:t>
            </w:r>
            <w:r>
              <w:rPr>
                <w:noProof/>
                <w:webHidden/>
              </w:rPr>
              <w:tab/>
            </w:r>
            <w:r>
              <w:rPr>
                <w:noProof/>
                <w:webHidden/>
              </w:rPr>
              <w:fldChar w:fldCharType="begin"/>
            </w:r>
            <w:r>
              <w:rPr>
                <w:noProof/>
                <w:webHidden/>
              </w:rPr>
              <w:instrText xml:space="preserve"> PAGEREF _Toc468623257 \h </w:instrText>
            </w:r>
            <w:r>
              <w:rPr>
                <w:noProof/>
                <w:webHidden/>
              </w:rPr>
            </w:r>
          </w:ins>
          <w:r>
            <w:rPr>
              <w:noProof/>
              <w:webHidden/>
            </w:rPr>
            <w:fldChar w:fldCharType="separate"/>
          </w:r>
          <w:ins w:id="227" w:author="Bruno dos Santos Rodrigues" w:date="2016-12-04T13:58:00Z">
            <w:r>
              <w:rPr>
                <w:noProof/>
                <w:webHidden/>
              </w:rPr>
              <w:t>15</w:t>
            </w:r>
            <w:r>
              <w:rPr>
                <w:noProof/>
                <w:webHidden/>
              </w:rPr>
              <w:fldChar w:fldCharType="end"/>
            </w:r>
            <w:r w:rsidRPr="00BF41DA">
              <w:rPr>
                <w:rStyle w:val="Hyperlink"/>
                <w:noProof/>
              </w:rPr>
              <w:fldChar w:fldCharType="end"/>
            </w:r>
          </w:ins>
        </w:p>
        <w:p w14:paraId="1F77463A" w14:textId="45564077" w:rsidR="00CC3E07" w:rsidRDefault="00CC3E07">
          <w:pPr>
            <w:pStyle w:val="Sumrio2"/>
            <w:tabs>
              <w:tab w:val="left" w:pos="880"/>
              <w:tab w:val="right" w:leader="dot" w:pos="8494"/>
            </w:tabs>
            <w:rPr>
              <w:ins w:id="228" w:author="Bruno dos Santos Rodrigues" w:date="2016-12-04T13:58:00Z"/>
              <w:rFonts w:asciiTheme="minorHAnsi" w:eastAsiaTheme="minorEastAsia" w:hAnsiTheme="minorHAnsi" w:cstheme="minorBidi"/>
              <w:noProof/>
              <w:color w:val="auto"/>
            </w:rPr>
          </w:pPr>
          <w:ins w:id="229"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"_Toc468623258"</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2.2.</w:t>
            </w:r>
            <w:r>
              <w:rPr>
                <w:rFonts w:asciiTheme="minorHAnsi" w:eastAsiaTheme="minorEastAsia" w:hAnsiTheme="minorHAnsi" w:cstheme="minorBidi"/>
                <w:noProof/>
                <w:color w:val="auto"/>
              </w:rPr>
              <w:tab/>
            </w:r>
            <w:r w:rsidRPr="00BF41DA">
              <w:rPr>
                <w:rStyle w:val="Hyperlink"/>
                <w:rFonts w:ascii="Arial" w:eastAsia="Arial" w:hAnsi="Arial" w:cs="Arial"/>
                <w:noProof/>
              </w:rPr>
              <w:t>GitHub</w:t>
            </w:r>
            <w:r>
              <w:rPr>
                <w:noProof/>
                <w:webHidden/>
              </w:rPr>
              <w:tab/>
            </w:r>
            <w:r>
              <w:rPr>
                <w:noProof/>
                <w:webHidden/>
              </w:rPr>
              <w:fldChar w:fldCharType="begin"/>
            </w:r>
            <w:r>
              <w:rPr>
                <w:noProof/>
                <w:webHidden/>
              </w:rPr>
              <w:instrText xml:space="preserve"> PAGEREF _Toc468623258 \h </w:instrText>
            </w:r>
            <w:r>
              <w:rPr>
                <w:noProof/>
                <w:webHidden/>
              </w:rPr>
            </w:r>
          </w:ins>
          <w:r>
            <w:rPr>
              <w:noProof/>
              <w:webHidden/>
            </w:rPr>
            <w:fldChar w:fldCharType="separate"/>
          </w:r>
          <w:ins w:id="230" w:author="Bruno dos Santos Rodrigues" w:date="2016-12-04T13:58:00Z">
            <w:r>
              <w:rPr>
                <w:noProof/>
                <w:webHidden/>
              </w:rPr>
              <w:t>15</w:t>
            </w:r>
            <w:r>
              <w:rPr>
                <w:noProof/>
                <w:webHidden/>
              </w:rPr>
              <w:fldChar w:fldCharType="end"/>
            </w:r>
            <w:r w:rsidRPr="00BF41DA">
              <w:rPr>
                <w:rStyle w:val="Hyperlink"/>
                <w:noProof/>
              </w:rPr>
              <w:fldChar w:fldCharType="end"/>
            </w:r>
          </w:ins>
        </w:p>
        <w:p w14:paraId="3DCDE1FB" w14:textId="1F84277C" w:rsidR="00CC3E07" w:rsidRDefault="00CC3E07">
          <w:pPr>
            <w:pStyle w:val="Sumrio2"/>
            <w:tabs>
              <w:tab w:val="left" w:pos="880"/>
              <w:tab w:val="right" w:leader="dot" w:pos="8494"/>
            </w:tabs>
            <w:rPr>
              <w:ins w:id="231" w:author="Bruno dos Santos Rodrigues" w:date="2016-12-04T13:58:00Z"/>
              <w:rFonts w:asciiTheme="minorHAnsi" w:eastAsiaTheme="minorEastAsia" w:hAnsiTheme="minorHAnsi" w:cstheme="minorBidi"/>
              <w:noProof/>
              <w:color w:val="auto"/>
            </w:rPr>
          </w:pPr>
          <w:ins w:id="232"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"_Toc468623259"</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2.3.</w:t>
            </w:r>
            <w:r>
              <w:rPr>
                <w:rFonts w:asciiTheme="minorHAnsi" w:eastAsiaTheme="minorEastAsia" w:hAnsiTheme="minorHAnsi" w:cstheme="minorBidi"/>
                <w:noProof/>
                <w:color w:val="auto"/>
              </w:rPr>
              <w:tab/>
            </w:r>
            <w:r w:rsidRPr="00BF41DA">
              <w:rPr>
                <w:rStyle w:val="Hyperlink"/>
                <w:rFonts w:ascii="Arial" w:eastAsia="Arial" w:hAnsi="Arial" w:cs="Arial"/>
                <w:noProof/>
              </w:rPr>
              <w:t>Qt e Qt Creator</w:t>
            </w:r>
            <w:r>
              <w:rPr>
                <w:noProof/>
                <w:webHidden/>
              </w:rPr>
              <w:tab/>
            </w:r>
            <w:r>
              <w:rPr>
                <w:noProof/>
                <w:webHidden/>
              </w:rPr>
              <w:fldChar w:fldCharType="begin"/>
            </w:r>
            <w:r>
              <w:rPr>
                <w:noProof/>
                <w:webHidden/>
              </w:rPr>
              <w:instrText xml:space="preserve"> PAGEREF _Toc468623259 \h </w:instrText>
            </w:r>
            <w:r>
              <w:rPr>
                <w:noProof/>
                <w:webHidden/>
              </w:rPr>
            </w:r>
          </w:ins>
          <w:r>
            <w:rPr>
              <w:noProof/>
              <w:webHidden/>
            </w:rPr>
            <w:fldChar w:fldCharType="separate"/>
          </w:r>
          <w:ins w:id="233" w:author="Bruno dos Santos Rodrigues" w:date="2016-12-04T13:58:00Z">
            <w:r>
              <w:rPr>
                <w:noProof/>
                <w:webHidden/>
              </w:rPr>
              <w:t>16</w:t>
            </w:r>
            <w:r>
              <w:rPr>
                <w:noProof/>
                <w:webHidden/>
              </w:rPr>
              <w:fldChar w:fldCharType="end"/>
            </w:r>
            <w:r w:rsidRPr="00BF41DA">
              <w:rPr>
                <w:rStyle w:val="Hyperlink"/>
                <w:noProof/>
              </w:rPr>
              <w:fldChar w:fldCharType="end"/>
            </w:r>
          </w:ins>
        </w:p>
        <w:p w14:paraId="1E633BE4" w14:textId="1D3F2026" w:rsidR="00CC3E07" w:rsidRDefault="00CC3E07">
          <w:pPr>
            <w:pStyle w:val="Sumrio2"/>
            <w:tabs>
              <w:tab w:val="left" w:pos="880"/>
              <w:tab w:val="right" w:leader="dot" w:pos="8494"/>
            </w:tabs>
            <w:rPr>
              <w:ins w:id="234" w:author="Bruno dos Santos Rodrigues" w:date="2016-12-04T13:58:00Z"/>
              <w:rFonts w:asciiTheme="minorHAnsi" w:eastAsiaTheme="minorEastAsia" w:hAnsiTheme="minorHAnsi" w:cstheme="minorBidi"/>
              <w:noProof/>
              <w:color w:val="auto"/>
            </w:rPr>
          </w:pPr>
          <w:ins w:id="235"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"_Toc468623260"</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2.4.</w:t>
            </w:r>
            <w:r>
              <w:rPr>
                <w:rFonts w:asciiTheme="minorHAnsi" w:eastAsiaTheme="minorEastAsia" w:hAnsiTheme="minorHAnsi" w:cstheme="minorBidi"/>
                <w:noProof/>
                <w:color w:val="auto"/>
              </w:rPr>
              <w:tab/>
            </w:r>
            <w:r w:rsidRPr="00BF41DA">
              <w:rPr>
                <w:rStyle w:val="Hyperlink"/>
                <w:rFonts w:ascii="Arial" w:eastAsia="Arial" w:hAnsi="Arial" w:cs="Arial"/>
                <w:noProof/>
              </w:rPr>
              <w:t>C++</w:t>
            </w:r>
            <w:r>
              <w:rPr>
                <w:noProof/>
                <w:webHidden/>
              </w:rPr>
              <w:tab/>
            </w:r>
            <w:r>
              <w:rPr>
                <w:noProof/>
                <w:webHidden/>
              </w:rPr>
              <w:fldChar w:fldCharType="begin"/>
            </w:r>
            <w:r>
              <w:rPr>
                <w:noProof/>
                <w:webHidden/>
              </w:rPr>
              <w:instrText xml:space="preserve"> PAGEREF _Toc468623260 \h </w:instrText>
            </w:r>
            <w:r>
              <w:rPr>
                <w:noProof/>
                <w:webHidden/>
              </w:rPr>
            </w:r>
          </w:ins>
          <w:r>
            <w:rPr>
              <w:noProof/>
              <w:webHidden/>
            </w:rPr>
            <w:fldChar w:fldCharType="separate"/>
          </w:r>
          <w:ins w:id="236" w:author="Bruno dos Santos Rodrigues" w:date="2016-12-04T13:58:00Z">
            <w:r>
              <w:rPr>
                <w:noProof/>
                <w:webHidden/>
              </w:rPr>
              <w:t>18</w:t>
            </w:r>
            <w:r>
              <w:rPr>
                <w:noProof/>
                <w:webHidden/>
              </w:rPr>
              <w:fldChar w:fldCharType="end"/>
            </w:r>
            <w:r w:rsidRPr="00BF41DA">
              <w:rPr>
                <w:rStyle w:val="Hyperlink"/>
                <w:noProof/>
              </w:rPr>
              <w:fldChar w:fldCharType="end"/>
            </w:r>
          </w:ins>
        </w:p>
        <w:p w14:paraId="5FFD6E45" w14:textId="7DE0F4F0" w:rsidR="00CC3E07" w:rsidRDefault="00CC3E07">
          <w:pPr>
            <w:pStyle w:val="Sumrio2"/>
            <w:tabs>
              <w:tab w:val="left" w:pos="880"/>
              <w:tab w:val="right" w:leader="dot" w:pos="8494"/>
            </w:tabs>
            <w:rPr>
              <w:ins w:id="237" w:author="Bruno dos Santos Rodrigues" w:date="2016-12-04T13:58:00Z"/>
              <w:rFonts w:asciiTheme="minorHAnsi" w:eastAsiaTheme="minorEastAsia" w:hAnsiTheme="minorHAnsi" w:cstheme="minorBidi"/>
              <w:noProof/>
              <w:color w:val="auto"/>
            </w:rPr>
          </w:pPr>
          <w:ins w:id="238"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"_Toc468623261"</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2.5.</w:t>
            </w:r>
            <w:r>
              <w:rPr>
                <w:rFonts w:asciiTheme="minorHAnsi" w:eastAsiaTheme="minorEastAsia" w:hAnsiTheme="minorHAnsi" w:cstheme="minorBidi"/>
                <w:noProof/>
                <w:color w:val="auto"/>
              </w:rPr>
              <w:tab/>
            </w:r>
            <w:r w:rsidRPr="00BF41DA">
              <w:rPr>
                <w:rStyle w:val="Hyperlink"/>
                <w:rFonts w:ascii="Arial" w:eastAsia="Arial" w:hAnsi="Arial" w:cs="Arial"/>
                <w:noProof/>
              </w:rPr>
              <w:t>PostgreSQL</w:t>
            </w:r>
            <w:r>
              <w:rPr>
                <w:noProof/>
                <w:webHidden/>
              </w:rPr>
              <w:tab/>
            </w:r>
            <w:r>
              <w:rPr>
                <w:noProof/>
                <w:webHidden/>
              </w:rPr>
              <w:fldChar w:fldCharType="begin"/>
            </w:r>
            <w:r>
              <w:rPr>
                <w:noProof/>
                <w:webHidden/>
              </w:rPr>
              <w:instrText xml:space="preserve"> PAGEREF _Toc468623261 \h </w:instrText>
            </w:r>
            <w:r>
              <w:rPr>
                <w:noProof/>
                <w:webHidden/>
              </w:rPr>
            </w:r>
          </w:ins>
          <w:r>
            <w:rPr>
              <w:noProof/>
              <w:webHidden/>
            </w:rPr>
            <w:fldChar w:fldCharType="separate"/>
          </w:r>
          <w:ins w:id="239" w:author="Bruno dos Santos Rodrigues" w:date="2016-12-04T13:58:00Z">
            <w:r>
              <w:rPr>
                <w:noProof/>
                <w:webHidden/>
              </w:rPr>
              <w:t>18</w:t>
            </w:r>
            <w:r>
              <w:rPr>
                <w:noProof/>
                <w:webHidden/>
              </w:rPr>
              <w:fldChar w:fldCharType="end"/>
            </w:r>
            <w:r w:rsidRPr="00BF41DA">
              <w:rPr>
                <w:rStyle w:val="Hyperlink"/>
                <w:noProof/>
              </w:rPr>
              <w:fldChar w:fldCharType="end"/>
            </w:r>
          </w:ins>
        </w:p>
        <w:p w14:paraId="187C421B" w14:textId="76FDC2F1" w:rsidR="00CC3E07" w:rsidRDefault="00CC3E07">
          <w:pPr>
            <w:pStyle w:val="Sumrio2"/>
            <w:tabs>
              <w:tab w:val="left" w:pos="880"/>
              <w:tab w:val="right" w:leader="dot" w:pos="8494"/>
            </w:tabs>
            <w:rPr>
              <w:ins w:id="240" w:author="Bruno dos Santos Rodrigues" w:date="2016-12-04T13:58:00Z"/>
              <w:rFonts w:asciiTheme="minorHAnsi" w:eastAsiaTheme="minorEastAsia" w:hAnsiTheme="minorHAnsi" w:cstheme="minorBidi"/>
              <w:noProof/>
              <w:color w:val="auto"/>
            </w:rPr>
          </w:pPr>
          <w:ins w:id="241"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"_Toc468623262"</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2.6.</w:t>
            </w:r>
            <w:r>
              <w:rPr>
                <w:rFonts w:asciiTheme="minorHAnsi" w:eastAsiaTheme="minorEastAsia" w:hAnsiTheme="minorHAnsi" w:cstheme="minorBidi"/>
                <w:noProof/>
                <w:color w:val="auto"/>
              </w:rPr>
              <w:tab/>
            </w:r>
            <w:r w:rsidRPr="00BF41DA">
              <w:rPr>
                <w:rStyle w:val="Hyperlink"/>
                <w:rFonts w:ascii="Arial" w:eastAsia="Arial" w:hAnsi="Arial" w:cs="Arial"/>
                <w:noProof/>
              </w:rPr>
              <w:t>Comparação entre Web e Desktop</w:t>
            </w:r>
            <w:r>
              <w:rPr>
                <w:noProof/>
                <w:webHidden/>
              </w:rPr>
              <w:tab/>
            </w:r>
            <w:r>
              <w:rPr>
                <w:noProof/>
                <w:webHidden/>
              </w:rPr>
              <w:fldChar w:fldCharType="begin"/>
            </w:r>
            <w:r>
              <w:rPr>
                <w:noProof/>
                <w:webHidden/>
              </w:rPr>
              <w:instrText xml:space="preserve"> PAGEREF _Toc468623262 \h </w:instrText>
            </w:r>
            <w:r>
              <w:rPr>
                <w:noProof/>
                <w:webHidden/>
              </w:rPr>
            </w:r>
          </w:ins>
          <w:r>
            <w:rPr>
              <w:noProof/>
              <w:webHidden/>
            </w:rPr>
            <w:fldChar w:fldCharType="separate"/>
          </w:r>
          <w:ins w:id="242" w:author="Bruno dos Santos Rodrigues" w:date="2016-12-04T13:58:00Z">
            <w:r>
              <w:rPr>
                <w:noProof/>
                <w:webHidden/>
              </w:rPr>
              <w:t>19</w:t>
            </w:r>
            <w:r>
              <w:rPr>
                <w:noProof/>
                <w:webHidden/>
              </w:rPr>
              <w:fldChar w:fldCharType="end"/>
            </w:r>
            <w:r w:rsidRPr="00BF41DA">
              <w:rPr>
                <w:rStyle w:val="Hyperlink"/>
                <w:noProof/>
              </w:rPr>
              <w:fldChar w:fldCharType="end"/>
            </w:r>
          </w:ins>
        </w:p>
        <w:p w14:paraId="7200D501" w14:textId="293A4D4D" w:rsidR="00CC3E07" w:rsidRDefault="00CC3E07">
          <w:pPr>
            <w:pStyle w:val="Sumrio1"/>
            <w:tabs>
              <w:tab w:val="left" w:pos="440"/>
              <w:tab w:val="right" w:leader="dot" w:pos="8494"/>
            </w:tabs>
            <w:rPr>
              <w:ins w:id="243" w:author="Bruno dos Santos Rodrigues" w:date="2016-12-04T13:58:00Z"/>
              <w:rFonts w:asciiTheme="minorHAnsi" w:eastAsiaTheme="minorEastAsia" w:hAnsiTheme="minorHAnsi" w:cstheme="minorBidi"/>
              <w:noProof/>
              <w:color w:val="auto"/>
            </w:rPr>
          </w:pPr>
          <w:ins w:id="244"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"_Toc468623263"</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3.</w:t>
            </w:r>
            <w:r>
              <w:rPr>
                <w:rFonts w:asciiTheme="minorHAnsi" w:eastAsiaTheme="minorEastAsia" w:hAnsiTheme="minorHAnsi" w:cstheme="minorBidi"/>
                <w:noProof/>
                <w:color w:val="auto"/>
              </w:rPr>
              <w:tab/>
            </w:r>
            <w:r w:rsidRPr="00BF41DA">
              <w:rPr>
                <w:rStyle w:val="Hyperlink"/>
                <w:rFonts w:ascii="Arial" w:eastAsia="Arial" w:hAnsi="Arial" w:cs="Arial"/>
                <w:noProof/>
              </w:rPr>
              <w:t>DESENVOLVIMENTO</w:t>
            </w:r>
            <w:r>
              <w:rPr>
                <w:noProof/>
                <w:webHidden/>
              </w:rPr>
              <w:tab/>
            </w:r>
            <w:r>
              <w:rPr>
                <w:noProof/>
                <w:webHidden/>
              </w:rPr>
              <w:fldChar w:fldCharType="begin"/>
            </w:r>
            <w:r>
              <w:rPr>
                <w:noProof/>
                <w:webHidden/>
              </w:rPr>
              <w:instrText xml:space="preserve"> PAGEREF _Toc468623263 \h </w:instrText>
            </w:r>
            <w:r>
              <w:rPr>
                <w:noProof/>
                <w:webHidden/>
              </w:rPr>
            </w:r>
          </w:ins>
          <w:r>
            <w:rPr>
              <w:noProof/>
              <w:webHidden/>
            </w:rPr>
            <w:fldChar w:fldCharType="separate"/>
          </w:r>
          <w:ins w:id="245" w:author="Bruno dos Santos Rodrigues" w:date="2016-12-04T13:58:00Z">
            <w:r>
              <w:rPr>
                <w:noProof/>
                <w:webHidden/>
              </w:rPr>
              <w:t>22</w:t>
            </w:r>
            <w:r>
              <w:rPr>
                <w:noProof/>
                <w:webHidden/>
              </w:rPr>
              <w:fldChar w:fldCharType="end"/>
            </w:r>
            <w:r w:rsidRPr="00BF41DA">
              <w:rPr>
                <w:rStyle w:val="Hyperlink"/>
                <w:noProof/>
              </w:rPr>
              <w:fldChar w:fldCharType="end"/>
            </w:r>
          </w:ins>
        </w:p>
        <w:p w14:paraId="24F88758" w14:textId="7E991692" w:rsidR="00CC3E07" w:rsidRDefault="00CC3E07">
          <w:pPr>
            <w:pStyle w:val="Sumrio2"/>
            <w:tabs>
              <w:tab w:val="left" w:pos="880"/>
              <w:tab w:val="right" w:leader="dot" w:pos="8494"/>
            </w:tabs>
            <w:rPr>
              <w:ins w:id="246" w:author="Bruno dos Santos Rodrigues" w:date="2016-12-04T13:58:00Z"/>
              <w:rFonts w:asciiTheme="minorHAnsi" w:eastAsiaTheme="minorEastAsia" w:hAnsiTheme="minorHAnsi" w:cstheme="minorBidi"/>
              <w:noProof/>
              <w:color w:val="auto"/>
            </w:rPr>
          </w:pPr>
          <w:ins w:id="247"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"_Toc468623264"</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3.1</w:t>
            </w:r>
            <w:r>
              <w:rPr>
                <w:rFonts w:asciiTheme="minorHAnsi" w:eastAsiaTheme="minorEastAsia" w:hAnsiTheme="minorHAnsi" w:cstheme="minorBidi"/>
                <w:noProof/>
                <w:color w:val="auto"/>
              </w:rPr>
              <w:tab/>
            </w:r>
            <w:r w:rsidRPr="00BF41DA">
              <w:rPr>
                <w:rStyle w:val="Hyperlink"/>
                <w:rFonts w:ascii="Arial" w:eastAsia="Arial" w:hAnsi="Arial" w:cs="Arial"/>
                <w:noProof/>
              </w:rPr>
              <w:t>Projeto KAIZEN</w:t>
            </w:r>
            <w:r>
              <w:rPr>
                <w:noProof/>
                <w:webHidden/>
              </w:rPr>
              <w:tab/>
            </w:r>
            <w:r>
              <w:rPr>
                <w:noProof/>
                <w:webHidden/>
              </w:rPr>
              <w:fldChar w:fldCharType="begin"/>
            </w:r>
            <w:r>
              <w:rPr>
                <w:noProof/>
                <w:webHidden/>
              </w:rPr>
              <w:instrText xml:space="preserve"> PAGEREF _Toc468623264 \h </w:instrText>
            </w:r>
            <w:r>
              <w:rPr>
                <w:noProof/>
                <w:webHidden/>
              </w:rPr>
            </w:r>
          </w:ins>
          <w:r>
            <w:rPr>
              <w:noProof/>
              <w:webHidden/>
            </w:rPr>
            <w:fldChar w:fldCharType="separate"/>
          </w:r>
          <w:ins w:id="248" w:author="Bruno dos Santos Rodrigues" w:date="2016-12-04T13:58:00Z">
            <w:r>
              <w:rPr>
                <w:noProof/>
                <w:webHidden/>
              </w:rPr>
              <w:t>23</w:t>
            </w:r>
            <w:r>
              <w:rPr>
                <w:noProof/>
                <w:webHidden/>
              </w:rPr>
              <w:fldChar w:fldCharType="end"/>
            </w:r>
            <w:r w:rsidRPr="00BF41DA">
              <w:rPr>
                <w:rStyle w:val="Hyperlink"/>
                <w:noProof/>
              </w:rPr>
              <w:fldChar w:fldCharType="end"/>
            </w:r>
          </w:ins>
        </w:p>
        <w:p w14:paraId="6D6CF7BC" w14:textId="0E6B2708" w:rsidR="00CC3E07" w:rsidRDefault="00CC3E07">
          <w:pPr>
            <w:pStyle w:val="Sumrio3"/>
            <w:tabs>
              <w:tab w:val="left" w:pos="1320"/>
              <w:tab w:val="right" w:leader="dot" w:pos="8494"/>
            </w:tabs>
            <w:rPr>
              <w:ins w:id="249" w:author="Bruno dos Santos Rodrigues" w:date="2016-12-04T13:58:00Z"/>
              <w:rFonts w:asciiTheme="minorHAnsi" w:eastAsiaTheme="minorEastAsia" w:hAnsiTheme="minorHAnsi" w:cstheme="minorBidi"/>
              <w:noProof/>
              <w:color w:val="auto"/>
            </w:rPr>
          </w:pPr>
          <w:ins w:id="250"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"_Toc468623265"</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3.1.1</w:t>
            </w:r>
            <w:r>
              <w:rPr>
                <w:rFonts w:asciiTheme="minorHAnsi" w:eastAsiaTheme="minorEastAsia" w:hAnsiTheme="minorHAnsi" w:cstheme="minorBidi"/>
                <w:noProof/>
                <w:color w:val="auto"/>
              </w:rPr>
              <w:tab/>
            </w:r>
            <w:r w:rsidRPr="00BF41DA">
              <w:rPr>
                <w:rStyle w:val="Hyperlink"/>
                <w:rFonts w:ascii="Arial" w:eastAsia="Arial" w:hAnsi="Arial" w:cs="Arial"/>
                <w:noProof/>
              </w:rPr>
              <w:t>Análise de Requisitos</w:t>
            </w:r>
            <w:r>
              <w:rPr>
                <w:noProof/>
                <w:webHidden/>
              </w:rPr>
              <w:tab/>
            </w:r>
            <w:r>
              <w:rPr>
                <w:noProof/>
                <w:webHidden/>
              </w:rPr>
              <w:fldChar w:fldCharType="begin"/>
            </w:r>
            <w:r>
              <w:rPr>
                <w:noProof/>
                <w:webHidden/>
              </w:rPr>
              <w:instrText xml:space="preserve"> PAGEREF _Toc468623265 \h </w:instrText>
            </w:r>
            <w:r>
              <w:rPr>
                <w:noProof/>
                <w:webHidden/>
              </w:rPr>
            </w:r>
          </w:ins>
          <w:r>
            <w:rPr>
              <w:noProof/>
              <w:webHidden/>
            </w:rPr>
            <w:fldChar w:fldCharType="separate"/>
          </w:r>
          <w:ins w:id="251" w:author="Bruno dos Santos Rodrigues" w:date="2016-12-04T13:58:00Z">
            <w:r>
              <w:rPr>
                <w:noProof/>
                <w:webHidden/>
              </w:rPr>
              <w:t>25</w:t>
            </w:r>
            <w:r>
              <w:rPr>
                <w:noProof/>
                <w:webHidden/>
              </w:rPr>
              <w:fldChar w:fldCharType="end"/>
            </w:r>
            <w:r w:rsidRPr="00BF41DA">
              <w:rPr>
                <w:rStyle w:val="Hyperlink"/>
                <w:noProof/>
              </w:rPr>
              <w:fldChar w:fldCharType="end"/>
            </w:r>
          </w:ins>
        </w:p>
        <w:p w14:paraId="0868CD0E" w14:textId="08C84FEA" w:rsidR="00CC3E07" w:rsidRDefault="00CC3E07">
          <w:pPr>
            <w:pStyle w:val="Sumrio3"/>
            <w:tabs>
              <w:tab w:val="left" w:pos="1320"/>
              <w:tab w:val="right" w:leader="dot" w:pos="8494"/>
            </w:tabs>
            <w:rPr>
              <w:ins w:id="252" w:author="Bruno dos Santos Rodrigues" w:date="2016-12-04T13:58:00Z"/>
              <w:rFonts w:asciiTheme="minorHAnsi" w:eastAsiaTheme="minorEastAsia" w:hAnsiTheme="minorHAnsi" w:cstheme="minorBidi"/>
              <w:noProof/>
              <w:color w:val="auto"/>
            </w:rPr>
          </w:pPr>
          <w:ins w:id="253"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"_Toc468623266"</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3.1.2</w:t>
            </w:r>
            <w:r>
              <w:rPr>
                <w:rFonts w:asciiTheme="minorHAnsi" w:eastAsiaTheme="minorEastAsia" w:hAnsiTheme="minorHAnsi" w:cstheme="minorBidi"/>
                <w:noProof/>
                <w:color w:val="auto"/>
              </w:rPr>
              <w:tab/>
            </w:r>
            <w:r w:rsidRPr="00BF41DA">
              <w:rPr>
                <w:rStyle w:val="Hyperlink"/>
                <w:rFonts w:ascii="Arial" w:eastAsia="Arial" w:hAnsi="Arial" w:cs="Arial"/>
                <w:noProof/>
              </w:rPr>
              <w:t>Modelagem UML</w:t>
            </w:r>
            <w:r>
              <w:rPr>
                <w:noProof/>
                <w:webHidden/>
              </w:rPr>
              <w:tab/>
            </w:r>
            <w:r>
              <w:rPr>
                <w:noProof/>
                <w:webHidden/>
              </w:rPr>
              <w:fldChar w:fldCharType="begin"/>
            </w:r>
            <w:r>
              <w:rPr>
                <w:noProof/>
                <w:webHidden/>
              </w:rPr>
              <w:instrText xml:space="preserve"> PAGEREF _Toc468623266 \h </w:instrText>
            </w:r>
            <w:r>
              <w:rPr>
                <w:noProof/>
                <w:webHidden/>
              </w:rPr>
            </w:r>
          </w:ins>
          <w:r>
            <w:rPr>
              <w:noProof/>
              <w:webHidden/>
            </w:rPr>
            <w:fldChar w:fldCharType="separate"/>
          </w:r>
          <w:ins w:id="254" w:author="Bruno dos Santos Rodrigues" w:date="2016-12-04T13:58:00Z">
            <w:r>
              <w:rPr>
                <w:noProof/>
                <w:webHidden/>
              </w:rPr>
              <w:t>26</w:t>
            </w:r>
            <w:r>
              <w:rPr>
                <w:noProof/>
                <w:webHidden/>
              </w:rPr>
              <w:fldChar w:fldCharType="end"/>
            </w:r>
            <w:r w:rsidRPr="00BF41DA">
              <w:rPr>
                <w:rStyle w:val="Hyperlink"/>
                <w:noProof/>
              </w:rPr>
              <w:fldChar w:fldCharType="end"/>
            </w:r>
          </w:ins>
        </w:p>
        <w:p w14:paraId="378F38F9" w14:textId="4DC4FC40" w:rsidR="00CC3E07" w:rsidRDefault="00CC3E07">
          <w:pPr>
            <w:pStyle w:val="Sumrio3"/>
            <w:tabs>
              <w:tab w:val="left" w:pos="1320"/>
              <w:tab w:val="right" w:leader="dot" w:pos="8494"/>
            </w:tabs>
            <w:rPr>
              <w:ins w:id="255" w:author="Bruno dos Santos Rodrigues" w:date="2016-12-04T13:58:00Z"/>
              <w:rFonts w:asciiTheme="minorHAnsi" w:eastAsiaTheme="minorEastAsia" w:hAnsiTheme="minorHAnsi" w:cstheme="minorBidi"/>
              <w:noProof/>
              <w:color w:val="auto"/>
            </w:rPr>
          </w:pPr>
          <w:ins w:id="256"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"_Toc468623267"</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3.1.3</w:t>
            </w:r>
            <w:r>
              <w:rPr>
                <w:rFonts w:asciiTheme="minorHAnsi" w:eastAsiaTheme="minorEastAsia" w:hAnsiTheme="minorHAnsi" w:cstheme="minorBidi"/>
                <w:noProof/>
                <w:color w:val="auto"/>
              </w:rPr>
              <w:tab/>
            </w:r>
            <w:r w:rsidRPr="00BF41DA">
              <w:rPr>
                <w:rStyle w:val="Hyperlink"/>
                <w:rFonts w:ascii="Arial" w:eastAsia="Arial" w:hAnsi="Arial" w:cs="Arial"/>
                <w:noProof/>
              </w:rPr>
              <w:t>Diagrama de Casos de Uso</w:t>
            </w:r>
            <w:r>
              <w:rPr>
                <w:noProof/>
                <w:webHidden/>
              </w:rPr>
              <w:tab/>
            </w:r>
            <w:r>
              <w:rPr>
                <w:noProof/>
                <w:webHidden/>
              </w:rPr>
              <w:fldChar w:fldCharType="begin"/>
            </w:r>
            <w:r>
              <w:rPr>
                <w:noProof/>
                <w:webHidden/>
              </w:rPr>
              <w:instrText xml:space="preserve"> PAGEREF _Toc468623267 \h </w:instrText>
            </w:r>
            <w:r>
              <w:rPr>
                <w:noProof/>
                <w:webHidden/>
              </w:rPr>
            </w:r>
          </w:ins>
          <w:r>
            <w:rPr>
              <w:noProof/>
              <w:webHidden/>
            </w:rPr>
            <w:fldChar w:fldCharType="separate"/>
          </w:r>
          <w:ins w:id="257" w:author="Bruno dos Santos Rodrigues" w:date="2016-12-04T13:58:00Z">
            <w:r>
              <w:rPr>
                <w:noProof/>
                <w:webHidden/>
              </w:rPr>
              <w:t>28</w:t>
            </w:r>
            <w:r>
              <w:rPr>
                <w:noProof/>
                <w:webHidden/>
              </w:rPr>
              <w:fldChar w:fldCharType="end"/>
            </w:r>
            <w:r w:rsidRPr="00BF41DA">
              <w:rPr>
                <w:rStyle w:val="Hyperlink"/>
                <w:noProof/>
              </w:rPr>
              <w:fldChar w:fldCharType="end"/>
            </w:r>
          </w:ins>
        </w:p>
        <w:p w14:paraId="0C898CB7" w14:textId="676D946F" w:rsidR="00CC3E07" w:rsidRDefault="00CC3E07">
          <w:pPr>
            <w:pStyle w:val="Sumrio3"/>
            <w:tabs>
              <w:tab w:val="left" w:pos="1320"/>
              <w:tab w:val="right" w:leader="dot" w:pos="8494"/>
            </w:tabs>
            <w:rPr>
              <w:ins w:id="258" w:author="Bruno dos Santos Rodrigues" w:date="2016-12-04T13:58:00Z"/>
              <w:rFonts w:asciiTheme="minorHAnsi" w:eastAsiaTheme="minorEastAsia" w:hAnsiTheme="minorHAnsi" w:cstheme="minorBidi"/>
              <w:noProof/>
              <w:color w:val="auto"/>
            </w:rPr>
          </w:pPr>
          <w:ins w:id="259"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"_Toc468623268"</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3.1.4</w:t>
            </w:r>
            <w:r>
              <w:rPr>
                <w:rFonts w:asciiTheme="minorHAnsi" w:eastAsiaTheme="minorEastAsia" w:hAnsiTheme="minorHAnsi" w:cstheme="minorBidi"/>
                <w:noProof/>
                <w:color w:val="auto"/>
              </w:rPr>
              <w:tab/>
            </w:r>
            <w:r w:rsidRPr="00BF41DA">
              <w:rPr>
                <w:rStyle w:val="Hyperlink"/>
                <w:rFonts w:ascii="Arial" w:eastAsia="Arial" w:hAnsi="Arial" w:cs="Arial"/>
                <w:noProof/>
              </w:rPr>
              <w:t>Diagrama de entidade de relacionamento de banco de dados</w:t>
            </w:r>
            <w:r>
              <w:rPr>
                <w:noProof/>
                <w:webHidden/>
              </w:rPr>
              <w:tab/>
            </w:r>
            <w:r>
              <w:rPr>
                <w:noProof/>
                <w:webHidden/>
              </w:rPr>
              <w:fldChar w:fldCharType="begin"/>
            </w:r>
            <w:r>
              <w:rPr>
                <w:noProof/>
                <w:webHidden/>
              </w:rPr>
              <w:instrText xml:space="preserve"> PAGEREF _Toc468623268 \h </w:instrText>
            </w:r>
            <w:r>
              <w:rPr>
                <w:noProof/>
                <w:webHidden/>
              </w:rPr>
            </w:r>
          </w:ins>
          <w:r>
            <w:rPr>
              <w:noProof/>
              <w:webHidden/>
            </w:rPr>
            <w:fldChar w:fldCharType="separate"/>
          </w:r>
          <w:ins w:id="260" w:author="Bruno dos Santos Rodrigues" w:date="2016-12-04T13:58:00Z">
            <w:r>
              <w:rPr>
                <w:noProof/>
                <w:webHidden/>
              </w:rPr>
              <w:t>40</w:t>
            </w:r>
            <w:r>
              <w:rPr>
                <w:noProof/>
                <w:webHidden/>
              </w:rPr>
              <w:fldChar w:fldCharType="end"/>
            </w:r>
            <w:r w:rsidRPr="00BF41DA">
              <w:rPr>
                <w:rStyle w:val="Hyperlink"/>
                <w:noProof/>
              </w:rPr>
              <w:fldChar w:fldCharType="end"/>
            </w:r>
          </w:ins>
        </w:p>
        <w:p w14:paraId="13E7FD4F" w14:textId="0D5C2EBC" w:rsidR="00CC3E07" w:rsidRDefault="00CC3E07">
          <w:pPr>
            <w:pStyle w:val="Sumrio3"/>
            <w:tabs>
              <w:tab w:val="left" w:pos="1320"/>
              <w:tab w:val="right" w:leader="dot" w:pos="8494"/>
            </w:tabs>
            <w:rPr>
              <w:ins w:id="261" w:author="Bruno dos Santos Rodrigues" w:date="2016-12-04T13:58:00Z"/>
              <w:rFonts w:asciiTheme="minorHAnsi" w:eastAsiaTheme="minorEastAsia" w:hAnsiTheme="minorHAnsi" w:cstheme="minorBidi"/>
              <w:noProof/>
              <w:color w:val="auto"/>
            </w:rPr>
          </w:pPr>
          <w:ins w:id="262"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"_Toc468623269"</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3.1.5</w:t>
            </w:r>
            <w:r>
              <w:rPr>
                <w:rFonts w:asciiTheme="minorHAnsi" w:eastAsiaTheme="minorEastAsia" w:hAnsiTheme="minorHAnsi" w:cstheme="minorBidi"/>
                <w:noProof/>
                <w:color w:val="auto"/>
              </w:rPr>
              <w:tab/>
            </w:r>
            <w:r w:rsidRPr="00BF41DA">
              <w:rPr>
                <w:rStyle w:val="Hyperlink"/>
                <w:rFonts w:ascii="Arial" w:eastAsia="Arial" w:hAnsi="Arial" w:cs="Arial"/>
                <w:noProof/>
              </w:rPr>
              <w:t>Diagrama de Classe</w:t>
            </w:r>
            <w:r>
              <w:rPr>
                <w:noProof/>
                <w:webHidden/>
              </w:rPr>
              <w:tab/>
            </w:r>
            <w:r>
              <w:rPr>
                <w:noProof/>
                <w:webHidden/>
              </w:rPr>
              <w:fldChar w:fldCharType="begin"/>
            </w:r>
            <w:r>
              <w:rPr>
                <w:noProof/>
                <w:webHidden/>
              </w:rPr>
              <w:instrText xml:space="preserve"> PAGEREF _Toc468623269 \h </w:instrText>
            </w:r>
            <w:r>
              <w:rPr>
                <w:noProof/>
                <w:webHidden/>
              </w:rPr>
            </w:r>
          </w:ins>
          <w:r>
            <w:rPr>
              <w:noProof/>
              <w:webHidden/>
            </w:rPr>
            <w:fldChar w:fldCharType="separate"/>
          </w:r>
          <w:ins w:id="263" w:author="Bruno dos Santos Rodrigues" w:date="2016-12-04T13:58:00Z">
            <w:r>
              <w:rPr>
                <w:noProof/>
                <w:webHidden/>
              </w:rPr>
              <w:t>41</w:t>
            </w:r>
            <w:r>
              <w:rPr>
                <w:noProof/>
                <w:webHidden/>
              </w:rPr>
              <w:fldChar w:fldCharType="end"/>
            </w:r>
            <w:r w:rsidRPr="00BF41DA">
              <w:rPr>
                <w:rStyle w:val="Hyperlink"/>
                <w:noProof/>
              </w:rPr>
              <w:fldChar w:fldCharType="end"/>
            </w:r>
          </w:ins>
        </w:p>
        <w:p w14:paraId="45ED7559" w14:textId="2950E65B" w:rsidR="00CC3E07" w:rsidRDefault="00CC3E07">
          <w:pPr>
            <w:pStyle w:val="Sumrio3"/>
            <w:tabs>
              <w:tab w:val="left" w:pos="1320"/>
              <w:tab w:val="right" w:leader="dot" w:pos="8494"/>
            </w:tabs>
            <w:rPr>
              <w:ins w:id="264" w:author="Bruno dos Santos Rodrigues" w:date="2016-12-04T13:58:00Z"/>
              <w:rFonts w:asciiTheme="minorHAnsi" w:eastAsiaTheme="minorEastAsia" w:hAnsiTheme="minorHAnsi" w:cstheme="minorBidi"/>
              <w:noProof/>
              <w:color w:val="auto"/>
            </w:rPr>
          </w:pPr>
          <w:ins w:id="265"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"_Toc468623270"</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3.1.6</w:t>
            </w:r>
            <w:r>
              <w:rPr>
                <w:rFonts w:asciiTheme="minorHAnsi" w:eastAsiaTheme="minorEastAsia" w:hAnsiTheme="minorHAnsi" w:cstheme="minorBidi"/>
                <w:noProof/>
                <w:color w:val="auto"/>
              </w:rPr>
              <w:tab/>
            </w:r>
            <w:r w:rsidRPr="00BF41DA">
              <w:rPr>
                <w:rStyle w:val="Hyperlink"/>
                <w:rFonts w:ascii="Arial" w:eastAsia="Arial" w:hAnsi="Arial" w:cs="Arial"/>
                <w:noProof/>
              </w:rPr>
              <w:t>Implementação</w:t>
            </w:r>
            <w:r>
              <w:rPr>
                <w:noProof/>
                <w:webHidden/>
              </w:rPr>
              <w:tab/>
            </w:r>
            <w:r>
              <w:rPr>
                <w:noProof/>
                <w:webHidden/>
              </w:rPr>
              <w:fldChar w:fldCharType="begin"/>
            </w:r>
            <w:r>
              <w:rPr>
                <w:noProof/>
                <w:webHidden/>
              </w:rPr>
              <w:instrText xml:space="preserve"> PAGEREF _Toc468623270 \h </w:instrText>
            </w:r>
            <w:r>
              <w:rPr>
                <w:noProof/>
                <w:webHidden/>
              </w:rPr>
            </w:r>
          </w:ins>
          <w:r>
            <w:rPr>
              <w:noProof/>
              <w:webHidden/>
            </w:rPr>
            <w:fldChar w:fldCharType="separate"/>
          </w:r>
          <w:ins w:id="266" w:author="Bruno dos Santos Rodrigues" w:date="2016-12-04T13:58:00Z">
            <w:r>
              <w:rPr>
                <w:noProof/>
                <w:webHidden/>
              </w:rPr>
              <w:t>42</w:t>
            </w:r>
            <w:r>
              <w:rPr>
                <w:noProof/>
                <w:webHidden/>
              </w:rPr>
              <w:fldChar w:fldCharType="end"/>
            </w:r>
            <w:r w:rsidRPr="00BF41DA">
              <w:rPr>
                <w:rStyle w:val="Hyperlink"/>
                <w:noProof/>
              </w:rPr>
              <w:fldChar w:fldCharType="end"/>
            </w:r>
          </w:ins>
        </w:p>
        <w:p w14:paraId="41BBB345" w14:textId="75DB4B52" w:rsidR="00CC3E07" w:rsidRDefault="00CC3E07">
          <w:pPr>
            <w:pStyle w:val="Sumrio3"/>
            <w:tabs>
              <w:tab w:val="left" w:pos="1320"/>
              <w:tab w:val="right" w:leader="dot" w:pos="8494"/>
            </w:tabs>
            <w:rPr>
              <w:ins w:id="267" w:author="Bruno dos Santos Rodrigues" w:date="2016-12-04T13:58:00Z"/>
              <w:rFonts w:asciiTheme="minorHAnsi" w:eastAsiaTheme="minorEastAsia" w:hAnsiTheme="minorHAnsi" w:cstheme="minorBidi"/>
              <w:noProof/>
              <w:color w:val="auto"/>
            </w:rPr>
          </w:pPr>
          <w:ins w:id="268"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"_Toc468623271"</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3.1.7</w:t>
            </w:r>
            <w:r>
              <w:rPr>
                <w:rFonts w:asciiTheme="minorHAnsi" w:eastAsiaTheme="minorEastAsia" w:hAnsiTheme="minorHAnsi" w:cstheme="minorBidi"/>
                <w:noProof/>
                <w:color w:val="auto"/>
              </w:rPr>
              <w:tab/>
            </w:r>
            <w:r w:rsidRPr="00BF41DA">
              <w:rPr>
                <w:rStyle w:val="Hyperlink"/>
                <w:rFonts w:ascii="Arial" w:eastAsia="Arial" w:hAnsi="Arial" w:cs="Arial"/>
                <w:noProof/>
              </w:rPr>
              <w:t>Execução do Sistema</w:t>
            </w:r>
            <w:r>
              <w:rPr>
                <w:noProof/>
                <w:webHidden/>
              </w:rPr>
              <w:tab/>
            </w:r>
            <w:r>
              <w:rPr>
                <w:noProof/>
                <w:webHidden/>
              </w:rPr>
              <w:fldChar w:fldCharType="begin"/>
            </w:r>
            <w:r>
              <w:rPr>
                <w:noProof/>
                <w:webHidden/>
              </w:rPr>
              <w:instrText xml:space="preserve"> PAGEREF _Toc468623271 \h </w:instrText>
            </w:r>
            <w:r>
              <w:rPr>
                <w:noProof/>
                <w:webHidden/>
              </w:rPr>
            </w:r>
          </w:ins>
          <w:r>
            <w:rPr>
              <w:noProof/>
              <w:webHidden/>
            </w:rPr>
            <w:fldChar w:fldCharType="separate"/>
          </w:r>
          <w:ins w:id="269" w:author="Bruno dos Santos Rodrigues" w:date="2016-12-04T13:58:00Z">
            <w:r>
              <w:rPr>
                <w:noProof/>
                <w:webHidden/>
              </w:rPr>
              <w:t>43</w:t>
            </w:r>
            <w:r>
              <w:rPr>
                <w:noProof/>
                <w:webHidden/>
              </w:rPr>
              <w:fldChar w:fldCharType="end"/>
            </w:r>
            <w:r w:rsidRPr="00BF41DA">
              <w:rPr>
                <w:rStyle w:val="Hyperlink"/>
                <w:noProof/>
              </w:rPr>
              <w:fldChar w:fldCharType="end"/>
            </w:r>
          </w:ins>
        </w:p>
        <w:p w14:paraId="58D93309" w14:textId="18DD127B" w:rsidR="00CC3E07" w:rsidRDefault="00CC3E07">
          <w:pPr>
            <w:pStyle w:val="Sumrio1"/>
            <w:tabs>
              <w:tab w:val="left" w:pos="440"/>
              <w:tab w:val="right" w:leader="dot" w:pos="8494"/>
            </w:tabs>
            <w:rPr>
              <w:ins w:id="270" w:author="Bruno dos Santos Rodrigues" w:date="2016-12-04T13:58:00Z"/>
              <w:rFonts w:asciiTheme="minorHAnsi" w:eastAsiaTheme="minorEastAsia" w:hAnsiTheme="minorHAnsi" w:cstheme="minorBidi"/>
              <w:noProof/>
              <w:color w:val="auto"/>
            </w:rPr>
          </w:pPr>
          <w:ins w:id="271"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"_Toc468623272"</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4.</w:t>
            </w:r>
            <w:r>
              <w:rPr>
                <w:rFonts w:asciiTheme="minorHAnsi" w:eastAsiaTheme="minorEastAsia" w:hAnsiTheme="minorHAnsi" w:cstheme="minorBidi"/>
                <w:noProof/>
                <w:color w:val="auto"/>
              </w:rPr>
              <w:tab/>
            </w:r>
            <w:r w:rsidRPr="00BF41DA">
              <w:rPr>
                <w:rStyle w:val="Hyperlink"/>
                <w:rFonts w:ascii="Arial" w:eastAsia="Arial" w:hAnsi="Arial" w:cs="Arial"/>
                <w:noProof/>
              </w:rPr>
              <w:t>CONCLUSÃO</w:t>
            </w:r>
            <w:r>
              <w:rPr>
                <w:noProof/>
                <w:webHidden/>
              </w:rPr>
              <w:tab/>
            </w:r>
            <w:r>
              <w:rPr>
                <w:noProof/>
                <w:webHidden/>
              </w:rPr>
              <w:fldChar w:fldCharType="begin"/>
            </w:r>
            <w:r>
              <w:rPr>
                <w:noProof/>
                <w:webHidden/>
              </w:rPr>
              <w:instrText xml:space="preserve"> PAGEREF _Toc468623272 \h </w:instrText>
            </w:r>
            <w:r>
              <w:rPr>
                <w:noProof/>
                <w:webHidden/>
              </w:rPr>
            </w:r>
          </w:ins>
          <w:r>
            <w:rPr>
              <w:noProof/>
              <w:webHidden/>
            </w:rPr>
            <w:fldChar w:fldCharType="separate"/>
          </w:r>
          <w:ins w:id="272" w:author="Bruno dos Santos Rodrigues" w:date="2016-12-04T13:58:00Z">
            <w:r>
              <w:rPr>
                <w:noProof/>
                <w:webHidden/>
              </w:rPr>
              <w:t>56</w:t>
            </w:r>
            <w:r>
              <w:rPr>
                <w:noProof/>
                <w:webHidden/>
              </w:rPr>
              <w:fldChar w:fldCharType="end"/>
            </w:r>
            <w:r w:rsidRPr="00BF41DA">
              <w:rPr>
                <w:rStyle w:val="Hyperlink"/>
                <w:noProof/>
              </w:rPr>
              <w:fldChar w:fldCharType="end"/>
            </w:r>
          </w:ins>
        </w:p>
        <w:p w14:paraId="1F87B95D" w14:textId="274B90B6" w:rsidR="00CC3E07" w:rsidRDefault="00CC3E07">
          <w:pPr>
            <w:pStyle w:val="Sumrio1"/>
            <w:tabs>
              <w:tab w:val="right" w:leader="dot" w:pos="8494"/>
            </w:tabs>
            <w:rPr>
              <w:ins w:id="273" w:author="Bruno dos Santos Rodrigues" w:date="2016-12-04T13:58:00Z"/>
              <w:rFonts w:asciiTheme="minorHAnsi" w:eastAsiaTheme="minorEastAsia" w:hAnsiTheme="minorHAnsi" w:cstheme="minorBidi"/>
              <w:noProof/>
              <w:color w:val="auto"/>
            </w:rPr>
          </w:pPr>
          <w:ins w:id="274" w:author="Bruno dos Santos Rodrigues" w:date="2016-12-04T13:58:00Z">
            <w:r w:rsidRPr="00BF41DA">
              <w:rPr>
                <w:rStyle w:val="Hyperlink"/>
                <w:noProof/>
              </w:rPr>
              <w:fldChar w:fldCharType="begin"/>
            </w:r>
            <w:r w:rsidRPr="00BF41DA">
              <w:rPr>
                <w:rStyle w:val="Hyperlink"/>
                <w:noProof/>
              </w:rPr>
              <w:instrText xml:space="preserve"> </w:instrText>
            </w:r>
            <w:r>
              <w:rPr>
                <w:noProof/>
              </w:rPr>
              <w:instrText>HYPERLINK \l "_Toc468623273"</w:instrText>
            </w:r>
            <w:r w:rsidRPr="00BF41DA">
              <w:rPr>
                <w:rStyle w:val="Hyperlink"/>
                <w:noProof/>
              </w:rPr>
              <w:instrText xml:space="preserve"> </w:instrText>
            </w:r>
            <w:r w:rsidRPr="00BF41DA">
              <w:rPr>
                <w:rStyle w:val="Hyperlink"/>
                <w:noProof/>
              </w:rPr>
            </w:r>
            <w:r w:rsidRPr="00BF41DA">
              <w:rPr>
                <w:rStyle w:val="Hyperlink"/>
                <w:noProof/>
              </w:rPr>
              <w:fldChar w:fldCharType="separate"/>
            </w:r>
            <w:r w:rsidRPr="00BF41DA">
              <w:rPr>
                <w:rStyle w:val="Hyperlink"/>
                <w:rFonts w:ascii="Arial" w:eastAsia="Arial" w:hAnsi="Arial" w:cs="Arial"/>
                <w:noProof/>
              </w:rPr>
              <w:t>REFERÊNCIAS</w:t>
            </w:r>
            <w:r>
              <w:rPr>
                <w:noProof/>
                <w:webHidden/>
              </w:rPr>
              <w:tab/>
            </w:r>
            <w:r>
              <w:rPr>
                <w:noProof/>
                <w:webHidden/>
              </w:rPr>
              <w:fldChar w:fldCharType="begin"/>
            </w:r>
            <w:r>
              <w:rPr>
                <w:noProof/>
                <w:webHidden/>
              </w:rPr>
              <w:instrText xml:space="preserve"> PAGEREF _Toc468623273 \h </w:instrText>
            </w:r>
            <w:r>
              <w:rPr>
                <w:noProof/>
                <w:webHidden/>
              </w:rPr>
            </w:r>
          </w:ins>
          <w:r>
            <w:rPr>
              <w:noProof/>
              <w:webHidden/>
            </w:rPr>
            <w:fldChar w:fldCharType="separate"/>
          </w:r>
          <w:ins w:id="275" w:author="Bruno dos Santos Rodrigues" w:date="2016-12-04T13:58:00Z">
            <w:r>
              <w:rPr>
                <w:noProof/>
                <w:webHidden/>
              </w:rPr>
              <w:t>58</w:t>
            </w:r>
            <w:r>
              <w:rPr>
                <w:noProof/>
                <w:webHidden/>
              </w:rPr>
              <w:fldChar w:fldCharType="end"/>
            </w:r>
            <w:r w:rsidRPr="00BF41DA">
              <w:rPr>
                <w:rStyle w:val="Hyperlink"/>
                <w:noProof/>
              </w:rPr>
              <w:fldChar w:fldCharType="end"/>
            </w:r>
          </w:ins>
        </w:p>
        <w:p w14:paraId="41B06EC8" w14:textId="6C2E36D3" w:rsidR="00CF273E" w:rsidDel="00A0497B" w:rsidRDefault="00CF273E">
          <w:pPr>
            <w:pStyle w:val="Sumrio1"/>
            <w:tabs>
              <w:tab w:val="right" w:leader="dot" w:pos="8494"/>
            </w:tabs>
            <w:rPr>
              <w:del w:id="276" w:author="Bruno dos Santos Rodrigues" w:date="2016-12-03T20:52:00Z"/>
              <w:rFonts w:asciiTheme="minorHAnsi" w:eastAsiaTheme="minorEastAsia" w:hAnsiTheme="minorHAnsi" w:cstheme="minorBidi"/>
              <w:noProof/>
              <w:color w:val="auto"/>
            </w:rPr>
          </w:pPr>
          <w:del w:id="277" w:author="Bruno dos Santos Rodrigues" w:date="2016-12-03T20:52:00Z">
            <w:r w:rsidRPr="00A0497B" w:rsidDel="00A0497B">
              <w:rPr>
                <w:noProof/>
                <w:rPrChange w:id="278" w:author="Bruno dos Santos Rodrigues" w:date="2016-12-03T20:52:00Z">
                  <w:rPr>
                    <w:rStyle w:val="Hyperlink"/>
                    <w:rFonts w:ascii="Arial" w:eastAsia="Arial" w:hAnsi="Arial" w:cs="Arial"/>
                    <w:noProof/>
                  </w:rPr>
                </w:rPrChange>
              </w:rPr>
              <w:delText>LISTA DE FIGURAS</w:delText>
            </w:r>
            <w:r w:rsidDel="00A0497B">
              <w:rPr>
                <w:noProof/>
                <w:webHidden/>
              </w:rPr>
              <w:tab/>
              <w:delText>2</w:delText>
            </w:r>
          </w:del>
        </w:p>
        <w:p w14:paraId="2896C619" w14:textId="2D55DF54" w:rsidR="00CF273E" w:rsidDel="00A0497B" w:rsidRDefault="00CF273E">
          <w:pPr>
            <w:pStyle w:val="Sumrio1"/>
            <w:tabs>
              <w:tab w:val="right" w:leader="dot" w:pos="8494"/>
            </w:tabs>
            <w:rPr>
              <w:del w:id="279" w:author="Bruno dos Santos Rodrigues" w:date="2016-12-03T20:52:00Z"/>
              <w:rFonts w:asciiTheme="minorHAnsi" w:eastAsiaTheme="minorEastAsia" w:hAnsiTheme="minorHAnsi" w:cstheme="minorBidi"/>
              <w:noProof/>
              <w:color w:val="auto"/>
            </w:rPr>
          </w:pPr>
          <w:del w:id="280" w:author="Bruno dos Santos Rodrigues" w:date="2016-12-03T20:52:00Z">
            <w:r w:rsidRPr="00A0497B" w:rsidDel="00A0497B">
              <w:rPr>
                <w:noProof/>
                <w:rPrChange w:id="281" w:author="Bruno dos Santos Rodrigues" w:date="2016-12-03T20:52:00Z">
                  <w:rPr>
                    <w:rStyle w:val="Hyperlink"/>
                    <w:rFonts w:ascii="Arial" w:eastAsia="Arial" w:hAnsi="Arial" w:cs="Arial"/>
                    <w:noProof/>
                  </w:rPr>
                </w:rPrChange>
              </w:rPr>
              <w:delText>LISTA DE TABELAS</w:delText>
            </w:r>
            <w:r w:rsidDel="00A0497B">
              <w:rPr>
                <w:noProof/>
                <w:webHidden/>
              </w:rPr>
              <w:tab/>
              <w:delText>3</w:delText>
            </w:r>
          </w:del>
        </w:p>
        <w:p w14:paraId="3B3A85F3" w14:textId="2FEE6EEE" w:rsidR="00CF273E" w:rsidDel="00A0497B" w:rsidRDefault="00CF273E">
          <w:pPr>
            <w:pStyle w:val="Sumrio1"/>
            <w:tabs>
              <w:tab w:val="left" w:pos="440"/>
              <w:tab w:val="right" w:leader="dot" w:pos="8494"/>
            </w:tabs>
            <w:rPr>
              <w:del w:id="282" w:author="Bruno dos Santos Rodrigues" w:date="2016-12-03T20:52:00Z"/>
              <w:rFonts w:asciiTheme="minorHAnsi" w:eastAsiaTheme="minorEastAsia" w:hAnsiTheme="minorHAnsi" w:cstheme="minorBidi"/>
              <w:noProof/>
              <w:color w:val="auto"/>
            </w:rPr>
          </w:pPr>
          <w:del w:id="283" w:author="Bruno dos Santos Rodrigues" w:date="2016-12-03T20:52:00Z">
            <w:r w:rsidRPr="00A0497B" w:rsidDel="00A0497B">
              <w:rPr>
                <w:noProof/>
                <w:rPrChange w:id="284" w:author="Bruno dos Santos Rodrigues" w:date="2016-12-03T20:52:00Z">
                  <w:rPr>
                    <w:rStyle w:val="Hyperlink"/>
                    <w:rFonts w:ascii="Arial" w:eastAsia="Arial" w:hAnsi="Arial" w:cs="Arial"/>
                    <w:noProof/>
                  </w:rPr>
                </w:rPrChange>
              </w:rPr>
              <w:delText>1.</w:delText>
            </w:r>
            <w:r w:rsidDel="00A0497B">
              <w:rPr>
                <w:rFonts w:asciiTheme="minorHAnsi" w:eastAsiaTheme="minorEastAsia" w:hAnsiTheme="minorHAnsi" w:cstheme="minorBidi"/>
                <w:noProof/>
                <w:color w:val="auto"/>
              </w:rPr>
              <w:tab/>
            </w:r>
            <w:r w:rsidRPr="00A0497B" w:rsidDel="00A0497B">
              <w:rPr>
                <w:noProof/>
                <w:rPrChange w:id="285" w:author="Bruno dos Santos Rodrigues" w:date="2016-12-03T20:52:00Z">
                  <w:rPr>
                    <w:rStyle w:val="Hyperlink"/>
                    <w:rFonts w:ascii="Arial" w:eastAsia="Arial" w:hAnsi="Arial" w:cs="Arial"/>
                    <w:noProof/>
                  </w:rPr>
                </w:rPrChange>
              </w:rPr>
              <w:delText>INTRODUÇÃO</w:delText>
            </w:r>
            <w:r w:rsidDel="00A0497B">
              <w:rPr>
                <w:noProof/>
                <w:webHidden/>
              </w:rPr>
              <w:tab/>
              <w:delText>4</w:delText>
            </w:r>
          </w:del>
        </w:p>
        <w:p w14:paraId="4F317F16" w14:textId="4F0DBC55" w:rsidR="00CF273E" w:rsidDel="00A0497B" w:rsidRDefault="00CF273E">
          <w:pPr>
            <w:pStyle w:val="Sumrio2"/>
            <w:tabs>
              <w:tab w:val="left" w:pos="880"/>
              <w:tab w:val="right" w:leader="dot" w:pos="8494"/>
            </w:tabs>
            <w:rPr>
              <w:del w:id="286" w:author="Bruno dos Santos Rodrigues" w:date="2016-12-03T20:52:00Z"/>
              <w:rFonts w:asciiTheme="minorHAnsi" w:eastAsiaTheme="minorEastAsia" w:hAnsiTheme="minorHAnsi" w:cstheme="minorBidi"/>
              <w:noProof/>
              <w:color w:val="auto"/>
            </w:rPr>
          </w:pPr>
          <w:del w:id="287" w:author="Bruno dos Santos Rodrigues" w:date="2016-12-03T20:52:00Z">
            <w:r w:rsidRPr="00A0497B" w:rsidDel="00A0497B">
              <w:rPr>
                <w:noProof/>
                <w:rPrChange w:id="288" w:author="Bruno dos Santos Rodrigues" w:date="2016-12-03T20:52:00Z">
                  <w:rPr>
                    <w:rStyle w:val="Hyperlink"/>
                    <w:rFonts w:ascii="Arial" w:eastAsia="Arial" w:hAnsi="Arial" w:cs="Arial"/>
                    <w:noProof/>
                  </w:rPr>
                </w:rPrChange>
              </w:rPr>
              <w:delText>1.1.</w:delText>
            </w:r>
            <w:r w:rsidDel="00A0497B">
              <w:rPr>
                <w:rFonts w:asciiTheme="minorHAnsi" w:eastAsiaTheme="minorEastAsia" w:hAnsiTheme="minorHAnsi" w:cstheme="minorBidi"/>
                <w:noProof/>
                <w:color w:val="auto"/>
              </w:rPr>
              <w:tab/>
            </w:r>
            <w:r w:rsidRPr="00A0497B" w:rsidDel="00A0497B">
              <w:rPr>
                <w:noProof/>
                <w:rPrChange w:id="289" w:author="Bruno dos Santos Rodrigues" w:date="2016-12-03T20:52:00Z">
                  <w:rPr>
                    <w:rStyle w:val="Hyperlink"/>
                    <w:rFonts w:ascii="Arial" w:eastAsia="Arial" w:hAnsi="Arial" w:cs="Arial"/>
                    <w:noProof/>
                  </w:rPr>
                </w:rPrChange>
              </w:rPr>
              <w:delText>Problematização</w:delText>
            </w:r>
            <w:r w:rsidDel="00A0497B">
              <w:rPr>
                <w:noProof/>
                <w:webHidden/>
              </w:rPr>
              <w:tab/>
              <w:delText>7</w:delText>
            </w:r>
          </w:del>
        </w:p>
        <w:p w14:paraId="38E55798" w14:textId="02958394" w:rsidR="00CF273E" w:rsidDel="00A0497B" w:rsidRDefault="00CF273E">
          <w:pPr>
            <w:pStyle w:val="Sumrio3"/>
            <w:tabs>
              <w:tab w:val="left" w:pos="1320"/>
              <w:tab w:val="right" w:leader="dot" w:pos="8494"/>
            </w:tabs>
            <w:rPr>
              <w:del w:id="290" w:author="Bruno dos Santos Rodrigues" w:date="2016-12-03T20:52:00Z"/>
              <w:rFonts w:asciiTheme="minorHAnsi" w:eastAsiaTheme="minorEastAsia" w:hAnsiTheme="minorHAnsi" w:cstheme="minorBidi"/>
              <w:noProof/>
              <w:color w:val="auto"/>
            </w:rPr>
          </w:pPr>
          <w:del w:id="291" w:author="Bruno dos Santos Rodrigues" w:date="2016-12-03T20:52:00Z">
            <w:r w:rsidRPr="00A0497B" w:rsidDel="00A0497B">
              <w:rPr>
                <w:noProof/>
                <w:rPrChange w:id="292" w:author="Bruno dos Santos Rodrigues" w:date="2016-12-03T20:52:00Z">
                  <w:rPr>
                    <w:rStyle w:val="Hyperlink"/>
                    <w:rFonts w:ascii="Arial" w:eastAsia="Arial" w:hAnsi="Arial" w:cs="Arial"/>
                    <w:noProof/>
                  </w:rPr>
                </w:rPrChange>
              </w:rPr>
              <w:delText>1.2.1.</w:delText>
            </w:r>
            <w:r w:rsidDel="00A0497B">
              <w:rPr>
                <w:rFonts w:asciiTheme="minorHAnsi" w:eastAsiaTheme="minorEastAsia" w:hAnsiTheme="minorHAnsi" w:cstheme="minorBidi"/>
                <w:noProof/>
                <w:color w:val="auto"/>
              </w:rPr>
              <w:tab/>
            </w:r>
            <w:r w:rsidRPr="00A0497B" w:rsidDel="00A0497B">
              <w:rPr>
                <w:noProof/>
                <w:rPrChange w:id="293" w:author="Bruno dos Santos Rodrigues" w:date="2016-12-03T20:52:00Z">
                  <w:rPr>
                    <w:rStyle w:val="Hyperlink"/>
                    <w:rFonts w:ascii="Arial" w:eastAsia="Arial" w:hAnsi="Arial" w:cs="Arial"/>
                    <w:noProof/>
                  </w:rPr>
                </w:rPrChange>
              </w:rPr>
              <w:delText>Formulação Do Problema</w:delText>
            </w:r>
            <w:r w:rsidDel="00A0497B">
              <w:rPr>
                <w:noProof/>
                <w:webHidden/>
              </w:rPr>
              <w:tab/>
              <w:delText>7</w:delText>
            </w:r>
          </w:del>
        </w:p>
        <w:p w14:paraId="515E2B93" w14:textId="1D01B122" w:rsidR="00CF273E" w:rsidDel="00A0497B" w:rsidRDefault="00CF273E">
          <w:pPr>
            <w:pStyle w:val="Sumrio3"/>
            <w:tabs>
              <w:tab w:val="left" w:pos="1320"/>
              <w:tab w:val="right" w:leader="dot" w:pos="8494"/>
            </w:tabs>
            <w:rPr>
              <w:del w:id="294" w:author="Bruno dos Santos Rodrigues" w:date="2016-12-03T20:52:00Z"/>
              <w:rFonts w:asciiTheme="minorHAnsi" w:eastAsiaTheme="minorEastAsia" w:hAnsiTheme="minorHAnsi" w:cstheme="minorBidi"/>
              <w:noProof/>
              <w:color w:val="auto"/>
            </w:rPr>
          </w:pPr>
          <w:del w:id="295" w:author="Bruno dos Santos Rodrigues" w:date="2016-12-03T20:52:00Z">
            <w:r w:rsidRPr="00A0497B" w:rsidDel="00A0497B">
              <w:rPr>
                <w:noProof/>
                <w:rPrChange w:id="296" w:author="Bruno dos Santos Rodrigues" w:date="2016-12-03T20:52:00Z">
                  <w:rPr>
                    <w:rStyle w:val="Hyperlink"/>
                    <w:rFonts w:ascii="Arial" w:eastAsia="Arial" w:hAnsi="Arial" w:cs="Arial"/>
                    <w:noProof/>
                  </w:rPr>
                </w:rPrChange>
              </w:rPr>
              <w:lastRenderedPageBreak/>
              <w:delText>1.2.2.</w:delText>
            </w:r>
            <w:r w:rsidDel="00A0497B">
              <w:rPr>
                <w:rFonts w:asciiTheme="minorHAnsi" w:eastAsiaTheme="minorEastAsia" w:hAnsiTheme="minorHAnsi" w:cstheme="minorBidi"/>
                <w:noProof/>
                <w:color w:val="auto"/>
              </w:rPr>
              <w:tab/>
            </w:r>
            <w:r w:rsidRPr="00A0497B" w:rsidDel="00A0497B">
              <w:rPr>
                <w:noProof/>
                <w:rPrChange w:id="297" w:author="Bruno dos Santos Rodrigues" w:date="2016-12-03T20:52:00Z">
                  <w:rPr>
                    <w:rStyle w:val="Hyperlink"/>
                    <w:rFonts w:ascii="Arial" w:eastAsia="Arial" w:hAnsi="Arial" w:cs="Arial"/>
                    <w:noProof/>
                  </w:rPr>
                </w:rPrChange>
              </w:rPr>
              <w:delText>Solução Proposta</w:delText>
            </w:r>
            <w:r w:rsidDel="00A0497B">
              <w:rPr>
                <w:noProof/>
                <w:webHidden/>
              </w:rPr>
              <w:tab/>
              <w:delText>9</w:delText>
            </w:r>
          </w:del>
        </w:p>
        <w:p w14:paraId="24BA7993" w14:textId="3B39C433" w:rsidR="00CF273E" w:rsidDel="00A0497B" w:rsidRDefault="00CF273E">
          <w:pPr>
            <w:pStyle w:val="Sumrio2"/>
            <w:tabs>
              <w:tab w:val="left" w:pos="880"/>
              <w:tab w:val="right" w:leader="dot" w:pos="8494"/>
            </w:tabs>
            <w:rPr>
              <w:del w:id="298" w:author="Bruno dos Santos Rodrigues" w:date="2016-12-03T20:52:00Z"/>
              <w:rFonts w:asciiTheme="minorHAnsi" w:eastAsiaTheme="minorEastAsia" w:hAnsiTheme="minorHAnsi" w:cstheme="minorBidi"/>
              <w:noProof/>
              <w:color w:val="auto"/>
            </w:rPr>
          </w:pPr>
          <w:del w:id="299" w:author="Bruno dos Santos Rodrigues" w:date="2016-12-03T20:52:00Z">
            <w:r w:rsidRPr="00A0497B" w:rsidDel="00A0497B">
              <w:rPr>
                <w:noProof/>
                <w:rPrChange w:id="300" w:author="Bruno dos Santos Rodrigues" w:date="2016-12-03T20:52:00Z">
                  <w:rPr>
                    <w:rStyle w:val="Hyperlink"/>
                    <w:rFonts w:ascii="Arial" w:eastAsia="Arial" w:hAnsi="Arial" w:cs="Arial"/>
                    <w:noProof/>
                  </w:rPr>
                </w:rPrChange>
              </w:rPr>
              <w:delText>1.2.</w:delText>
            </w:r>
            <w:r w:rsidDel="00A0497B">
              <w:rPr>
                <w:rFonts w:asciiTheme="minorHAnsi" w:eastAsiaTheme="minorEastAsia" w:hAnsiTheme="minorHAnsi" w:cstheme="minorBidi"/>
                <w:noProof/>
                <w:color w:val="auto"/>
              </w:rPr>
              <w:tab/>
            </w:r>
            <w:r w:rsidRPr="00A0497B" w:rsidDel="00A0497B">
              <w:rPr>
                <w:noProof/>
                <w:rPrChange w:id="301" w:author="Bruno dos Santos Rodrigues" w:date="2016-12-03T20:52:00Z">
                  <w:rPr>
                    <w:rStyle w:val="Hyperlink"/>
                    <w:rFonts w:ascii="Arial" w:eastAsia="Arial" w:hAnsi="Arial" w:cs="Arial"/>
                    <w:noProof/>
                  </w:rPr>
                </w:rPrChange>
              </w:rPr>
              <w:delText>Objetivos Gerais</w:delText>
            </w:r>
            <w:r w:rsidDel="00A0497B">
              <w:rPr>
                <w:noProof/>
                <w:webHidden/>
              </w:rPr>
              <w:tab/>
              <w:delText>9</w:delText>
            </w:r>
          </w:del>
        </w:p>
        <w:p w14:paraId="20D6C7B5" w14:textId="6A3EF9E4" w:rsidR="00CF273E" w:rsidDel="00A0497B" w:rsidRDefault="00CF273E">
          <w:pPr>
            <w:pStyle w:val="Sumrio3"/>
            <w:tabs>
              <w:tab w:val="left" w:pos="1320"/>
              <w:tab w:val="right" w:leader="dot" w:pos="8494"/>
            </w:tabs>
            <w:rPr>
              <w:del w:id="302" w:author="Bruno dos Santos Rodrigues" w:date="2016-12-03T20:52:00Z"/>
              <w:rFonts w:asciiTheme="minorHAnsi" w:eastAsiaTheme="minorEastAsia" w:hAnsiTheme="minorHAnsi" w:cstheme="minorBidi"/>
              <w:noProof/>
              <w:color w:val="auto"/>
            </w:rPr>
          </w:pPr>
          <w:del w:id="303" w:author="Bruno dos Santos Rodrigues" w:date="2016-12-03T20:52:00Z">
            <w:r w:rsidRPr="00A0497B" w:rsidDel="00A0497B">
              <w:rPr>
                <w:noProof/>
                <w:rPrChange w:id="304" w:author="Bruno dos Santos Rodrigues" w:date="2016-12-03T20:52:00Z">
                  <w:rPr>
                    <w:rStyle w:val="Hyperlink"/>
                    <w:rFonts w:ascii="Arial" w:eastAsia="Arial" w:hAnsi="Arial" w:cs="Arial"/>
                    <w:noProof/>
                  </w:rPr>
                </w:rPrChange>
              </w:rPr>
              <w:delText>1.2.1.</w:delText>
            </w:r>
            <w:r w:rsidDel="00A0497B">
              <w:rPr>
                <w:rFonts w:asciiTheme="minorHAnsi" w:eastAsiaTheme="minorEastAsia" w:hAnsiTheme="minorHAnsi" w:cstheme="minorBidi"/>
                <w:noProof/>
                <w:color w:val="auto"/>
              </w:rPr>
              <w:tab/>
            </w:r>
            <w:r w:rsidRPr="00A0497B" w:rsidDel="00A0497B">
              <w:rPr>
                <w:noProof/>
                <w:rPrChange w:id="305" w:author="Bruno dos Santos Rodrigues" w:date="2016-12-03T20:52:00Z">
                  <w:rPr>
                    <w:rStyle w:val="Hyperlink"/>
                    <w:rFonts w:ascii="Arial" w:eastAsia="Arial" w:hAnsi="Arial" w:cs="Arial"/>
                    <w:noProof/>
                  </w:rPr>
                </w:rPrChange>
              </w:rPr>
              <w:delText>Objetivos Específicos</w:delText>
            </w:r>
            <w:r w:rsidDel="00A0497B">
              <w:rPr>
                <w:noProof/>
                <w:webHidden/>
              </w:rPr>
              <w:tab/>
              <w:delText>10</w:delText>
            </w:r>
          </w:del>
        </w:p>
        <w:p w14:paraId="6AB83348" w14:textId="747E014B" w:rsidR="00CF273E" w:rsidDel="00A0497B" w:rsidRDefault="00CF273E">
          <w:pPr>
            <w:pStyle w:val="Sumrio2"/>
            <w:tabs>
              <w:tab w:val="left" w:pos="880"/>
              <w:tab w:val="right" w:leader="dot" w:pos="8494"/>
            </w:tabs>
            <w:rPr>
              <w:del w:id="306" w:author="Bruno dos Santos Rodrigues" w:date="2016-12-03T20:52:00Z"/>
              <w:rFonts w:asciiTheme="minorHAnsi" w:eastAsiaTheme="minorEastAsia" w:hAnsiTheme="minorHAnsi" w:cstheme="minorBidi"/>
              <w:noProof/>
              <w:color w:val="auto"/>
            </w:rPr>
          </w:pPr>
          <w:del w:id="307" w:author="Bruno dos Santos Rodrigues" w:date="2016-12-03T20:52:00Z">
            <w:r w:rsidRPr="00A0497B" w:rsidDel="00A0497B">
              <w:rPr>
                <w:noProof/>
                <w:rPrChange w:id="308" w:author="Bruno dos Santos Rodrigues" w:date="2016-12-03T20:52:00Z">
                  <w:rPr>
                    <w:rStyle w:val="Hyperlink"/>
                    <w:rFonts w:ascii="Arial" w:eastAsia="Arial" w:hAnsi="Arial" w:cs="Arial"/>
                    <w:noProof/>
                  </w:rPr>
                </w:rPrChange>
              </w:rPr>
              <w:delText>1.3.</w:delText>
            </w:r>
            <w:r w:rsidDel="00A0497B">
              <w:rPr>
                <w:rFonts w:asciiTheme="minorHAnsi" w:eastAsiaTheme="minorEastAsia" w:hAnsiTheme="minorHAnsi" w:cstheme="minorBidi"/>
                <w:noProof/>
                <w:color w:val="auto"/>
              </w:rPr>
              <w:tab/>
            </w:r>
            <w:r w:rsidRPr="00A0497B" w:rsidDel="00A0497B">
              <w:rPr>
                <w:noProof/>
                <w:rPrChange w:id="309" w:author="Bruno dos Santos Rodrigues" w:date="2016-12-03T20:52:00Z">
                  <w:rPr>
                    <w:rStyle w:val="Hyperlink"/>
                    <w:rFonts w:ascii="Arial" w:eastAsia="Arial" w:hAnsi="Arial" w:cs="Arial"/>
                    <w:noProof/>
                  </w:rPr>
                </w:rPrChange>
              </w:rPr>
              <w:delText>Metodologia</w:delText>
            </w:r>
            <w:r w:rsidDel="00A0497B">
              <w:rPr>
                <w:noProof/>
                <w:webHidden/>
              </w:rPr>
              <w:tab/>
              <w:delText>10</w:delText>
            </w:r>
          </w:del>
        </w:p>
        <w:p w14:paraId="37944AC4" w14:textId="1FD35EBD" w:rsidR="00CF273E" w:rsidDel="00A0497B" w:rsidRDefault="00CF273E">
          <w:pPr>
            <w:pStyle w:val="Sumrio2"/>
            <w:tabs>
              <w:tab w:val="left" w:pos="880"/>
              <w:tab w:val="right" w:leader="dot" w:pos="8494"/>
            </w:tabs>
            <w:rPr>
              <w:del w:id="310" w:author="Bruno dos Santos Rodrigues" w:date="2016-12-03T20:52:00Z"/>
              <w:rFonts w:asciiTheme="minorHAnsi" w:eastAsiaTheme="minorEastAsia" w:hAnsiTheme="minorHAnsi" w:cstheme="minorBidi"/>
              <w:noProof/>
              <w:color w:val="auto"/>
            </w:rPr>
          </w:pPr>
          <w:del w:id="311" w:author="Bruno dos Santos Rodrigues" w:date="2016-12-03T20:52:00Z">
            <w:r w:rsidRPr="00A0497B" w:rsidDel="00A0497B">
              <w:rPr>
                <w:noProof/>
                <w:rPrChange w:id="312" w:author="Bruno dos Santos Rodrigues" w:date="2016-12-03T20:52:00Z">
                  <w:rPr>
                    <w:rStyle w:val="Hyperlink"/>
                    <w:rFonts w:ascii="Arial" w:eastAsia="Arial" w:hAnsi="Arial" w:cs="Arial"/>
                    <w:noProof/>
                  </w:rPr>
                </w:rPrChange>
              </w:rPr>
              <w:delText>1.4.</w:delText>
            </w:r>
            <w:r w:rsidDel="00A0497B">
              <w:rPr>
                <w:rFonts w:asciiTheme="minorHAnsi" w:eastAsiaTheme="minorEastAsia" w:hAnsiTheme="minorHAnsi" w:cstheme="minorBidi"/>
                <w:noProof/>
                <w:color w:val="auto"/>
              </w:rPr>
              <w:tab/>
            </w:r>
            <w:r w:rsidRPr="00A0497B" w:rsidDel="00A0497B">
              <w:rPr>
                <w:noProof/>
                <w:rPrChange w:id="313" w:author="Bruno dos Santos Rodrigues" w:date="2016-12-03T20:52:00Z">
                  <w:rPr>
                    <w:rStyle w:val="Hyperlink"/>
                    <w:rFonts w:ascii="Arial" w:eastAsia="Arial" w:hAnsi="Arial" w:cs="Arial"/>
                    <w:noProof/>
                  </w:rPr>
                </w:rPrChange>
              </w:rPr>
              <w:delText>Estrutura do Trabalho</w:delText>
            </w:r>
            <w:r w:rsidDel="00A0497B">
              <w:rPr>
                <w:noProof/>
                <w:webHidden/>
              </w:rPr>
              <w:tab/>
              <w:delText>11</w:delText>
            </w:r>
          </w:del>
        </w:p>
        <w:p w14:paraId="4F051379" w14:textId="574EB659" w:rsidR="00CF273E" w:rsidDel="00A0497B" w:rsidRDefault="00CF273E">
          <w:pPr>
            <w:pStyle w:val="Sumrio1"/>
            <w:tabs>
              <w:tab w:val="left" w:pos="440"/>
              <w:tab w:val="right" w:leader="dot" w:pos="8494"/>
            </w:tabs>
            <w:rPr>
              <w:del w:id="314" w:author="Bruno dos Santos Rodrigues" w:date="2016-12-03T20:52:00Z"/>
              <w:rFonts w:asciiTheme="minorHAnsi" w:eastAsiaTheme="minorEastAsia" w:hAnsiTheme="minorHAnsi" w:cstheme="minorBidi"/>
              <w:noProof/>
              <w:color w:val="auto"/>
            </w:rPr>
          </w:pPr>
          <w:del w:id="315" w:author="Bruno dos Santos Rodrigues" w:date="2016-12-03T20:52:00Z">
            <w:r w:rsidRPr="00A0497B" w:rsidDel="00A0497B">
              <w:rPr>
                <w:noProof/>
                <w:rPrChange w:id="316" w:author="Bruno dos Santos Rodrigues" w:date="2016-12-03T20:52:00Z">
                  <w:rPr>
                    <w:rStyle w:val="Hyperlink"/>
                    <w:rFonts w:ascii="Arial" w:eastAsia="Arial" w:hAnsi="Arial" w:cs="Arial"/>
                    <w:noProof/>
                  </w:rPr>
                </w:rPrChange>
              </w:rPr>
              <w:delText>2.</w:delText>
            </w:r>
            <w:r w:rsidDel="00A0497B">
              <w:rPr>
                <w:rFonts w:asciiTheme="minorHAnsi" w:eastAsiaTheme="minorEastAsia" w:hAnsiTheme="minorHAnsi" w:cstheme="minorBidi"/>
                <w:noProof/>
                <w:color w:val="auto"/>
              </w:rPr>
              <w:tab/>
            </w:r>
            <w:r w:rsidRPr="00A0497B" w:rsidDel="00A0497B">
              <w:rPr>
                <w:noProof/>
                <w:rPrChange w:id="317" w:author="Bruno dos Santos Rodrigues" w:date="2016-12-03T20:52:00Z">
                  <w:rPr>
                    <w:rStyle w:val="Hyperlink"/>
                    <w:rFonts w:ascii="Arial" w:eastAsia="Arial" w:hAnsi="Arial" w:cs="Arial"/>
                    <w:noProof/>
                  </w:rPr>
                </w:rPrChange>
              </w:rPr>
              <w:delText>FUNDAMENTAÇÃO TEÓRICA</w:delText>
            </w:r>
            <w:r w:rsidDel="00A0497B">
              <w:rPr>
                <w:noProof/>
                <w:webHidden/>
              </w:rPr>
              <w:tab/>
              <w:delText>13</w:delText>
            </w:r>
          </w:del>
        </w:p>
        <w:p w14:paraId="10C8F3BC" w14:textId="7332AD45" w:rsidR="00CF273E" w:rsidDel="00A0497B" w:rsidRDefault="00CF273E">
          <w:pPr>
            <w:pStyle w:val="Sumrio2"/>
            <w:tabs>
              <w:tab w:val="left" w:pos="880"/>
              <w:tab w:val="right" w:leader="dot" w:pos="8494"/>
            </w:tabs>
            <w:rPr>
              <w:del w:id="318" w:author="Bruno dos Santos Rodrigues" w:date="2016-12-03T20:52:00Z"/>
              <w:rFonts w:asciiTheme="minorHAnsi" w:eastAsiaTheme="minorEastAsia" w:hAnsiTheme="minorHAnsi" w:cstheme="minorBidi"/>
              <w:noProof/>
              <w:color w:val="auto"/>
            </w:rPr>
          </w:pPr>
          <w:del w:id="319" w:author="Bruno dos Santos Rodrigues" w:date="2016-12-03T20:52:00Z">
            <w:r w:rsidRPr="00A0497B" w:rsidDel="00A0497B">
              <w:rPr>
                <w:noProof/>
                <w:rPrChange w:id="320" w:author="Bruno dos Santos Rodrigues" w:date="2016-12-03T20:52:00Z">
                  <w:rPr>
                    <w:rStyle w:val="Hyperlink"/>
                    <w:rFonts w:ascii="Arial" w:eastAsia="Arial" w:hAnsi="Arial" w:cs="Arial"/>
                    <w:noProof/>
                  </w:rPr>
                </w:rPrChange>
              </w:rPr>
              <w:delText>2.1.</w:delText>
            </w:r>
            <w:r w:rsidDel="00A0497B">
              <w:rPr>
                <w:rFonts w:asciiTheme="minorHAnsi" w:eastAsiaTheme="minorEastAsia" w:hAnsiTheme="minorHAnsi" w:cstheme="minorBidi"/>
                <w:noProof/>
                <w:color w:val="auto"/>
              </w:rPr>
              <w:tab/>
            </w:r>
            <w:r w:rsidRPr="00A0497B" w:rsidDel="00A0497B">
              <w:rPr>
                <w:noProof/>
                <w:rPrChange w:id="321" w:author="Bruno dos Santos Rodrigues" w:date="2016-12-03T20:52:00Z">
                  <w:rPr>
                    <w:rStyle w:val="Hyperlink"/>
                    <w:rFonts w:ascii="Arial" w:eastAsia="Arial" w:hAnsi="Arial" w:cs="Arial"/>
                    <w:noProof/>
                  </w:rPr>
                </w:rPrChange>
              </w:rPr>
              <w:delText>ITIL</w:delText>
            </w:r>
            <w:r w:rsidDel="00A0497B">
              <w:rPr>
                <w:noProof/>
                <w:webHidden/>
              </w:rPr>
              <w:tab/>
              <w:delText>13</w:delText>
            </w:r>
          </w:del>
        </w:p>
        <w:p w14:paraId="083B208F" w14:textId="4BE12D38" w:rsidR="00CF273E" w:rsidDel="00A0497B" w:rsidRDefault="00CF273E">
          <w:pPr>
            <w:pStyle w:val="Sumrio3"/>
            <w:tabs>
              <w:tab w:val="right" w:leader="dot" w:pos="8494"/>
            </w:tabs>
            <w:rPr>
              <w:del w:id="322" w:author="Bruno dos Santos Rodrigues" w:date="2016-12-03T20:52:00Z"/>
              <w:rFonts w:asciiTheme="minorHAnsi" w:eastAsiaTheme="minorEastAsia" w:hAnsiTheme="minorHAnsi" w:cstheme="minorBidi"/>
              <w:noProof/>
              <w:color w:val="auto"/>
            </w:rPr>
          </w:pPr>
          <w:del w:id="323" w:author="Bruno dos Santos Rodrigues" w:date="2016-12-03T20:52:00Z">
            <w:r w:rsidRPr="00A0497B" w:rsidDel="00A0497B">
              <w:rPr>
                <w:noProof/>
                <w:rPrChange w:id="324" w:author="Bruno dos Santos Rodrigues" w:date="2016-12-03T20:52:00Z">
                  <w:rPr>
                    <w:rStyle w:val="Hyperlink"/>
                    <w:rFonts w:ascii="Arial" w:eastAsia="Arial" w:hAnsi="Arial" w:cs="Arial"/>
                    <w:noProof/>
                  </w:rPr>
                </w:rPrChange>
              </w:rPr>
              <w:delText>2.1.1 Operação de Serviço</w:delText>
            </w:r>
            <w:r w:rsidDel="00A0497B">
              <w:rPr>
                <w:noProof/>
                <w:webHidden/>
              </w:rPr>
              <w:tab/>
              <w:delText>13</w:delText>
            </w:r>
          </w:del>
        </w:p>
        <w:p w14:paraId="5F5CB656" w14:textId="63590C13" w:rsidR="00CF273E" w:rsidDel="00A0497B" w:rsidRDefault="00CF273E">
          <w:pPr>
            <w:pStyle w:val="Sumrio2"/>
            <w:tabs>
              <w:tab w:val="left" w:pos="880"/>
              <w:tab w:val="right" w:leader="dot" w:pos="8494"/>
            </w:tabs>
            <w:rPr>
              <w:del w:id="325" w:author="Bruno dos Santos Rodrigues" w:date="2016-12-03T20:52:00Z"/>
              <w:rFonts w:asciiTheme="minorHAnsi" w:eastAsiaTheme="minorEastAsia" w:hAnsiTheme="minorHAnsi" w:cstheme="minorBidi"/>
              <w:noProof/>
              <w:color w:val="auto"/>
            </w:rPr>
          </w:pPr>
          <w:del w:id="326" w:author="Bruno dos Santos Rodrigues" w:date="2016-12-03T20:52:00Z">
            <w:r w:rsidRPr="00A0497B" w:rsidDel="00A0497B">
              <w:rPr>
                <w:noProof/>
                <w:rPrChange w:id="327" w:author="Bruno dos Santos Rodrigues" w:date="2016-12-03T20:52:00Z">
                  <w:rPr>
                    <w:rStyle w:val="Hyperlink"/>
                    <w:rFonts w:ascii="Arial" w:eastAsia="Arial" w:hAnsi="Arial" w:cs="Arial"/>
                    <w:noProof/>
                  </w:rPr>
                </w:rPrChange>
              </w:rPr>
              <w:delText>2.2.</w:delText>
            </w:r>
            <w:r w:rsidDel="00A0497B">
              <w:rPr>
                <w:rFonts w:asciiTheme="minorHAnsi" w:eastAsiaTheme="minorEastAsia" w:hAnsiTheme="minorHAnsi" w:cstheme="minorBidi"/>
                <w:noProof/>
                <w:color w:val="auto"/>
              </w:rPr>
              <w:tab/>
            </w:r>
            <w:r w:rsidRPr="00A0497B" w:rsidDel="00A0497B">
              <w:rPr>
                <w:noProof/>
                <w:rPrChange w:id="328" w:author="Bruno dos Santos Rodrigues" w:date="2016-12-03T20:52:00Z">
                  <w:rPr>
                    <w:rStyle w:val="Hyperlink"/>
                    <w:rFonts w:ascii="Arial" w:eastAsia="Arial" w:hAnsi="Arial" w:cs="Arial"/>
                    <w:noProof/>
                  </w:rPr>
                </w:rPrChange>
              </w:rPr>
              <w:delText>GitHub</w:delText>
            </w:r>
            <w:r w:rsidDel="00A0497B">
              <w:rPr>
                <w:noProof/>
                <w:webHidden/>
              </w:rPr>
              <w:tab/>
              <w:delText>14</w:delText>
            </w:r>
          </w:del>
        </w:p>
        <w:p w14:paraId="02CBD76A" w14:textId="4613648D" w:rsidR="00CF273E" w:rsidDel="00A0497B" w:rsidRDefault="00CF273E">
          <w:pPr>
            <w:pStyle w:val="Sumrio2"/>
            <w:tabs>
              <w:tab w:val="left" w:pos="880"/>
              <w:tab w:val="right" w:leader="dot" w:pos="8494"/>
            </w:tabs>
            <w:rPr>
              <w:del w:id="329" w:author="Bruno dos Santos Rodrigues" w:date="2016-12-03T20:52:00Z"/>
              <w:rFonts w:asciiTheme="minorHAnsi" w:eastAsiaTheme="minorEastAsia" w:hAnsiTheme="minorHAnsi" w:cstheme="minorBidi"/>
              <w:noProof/>
              <w:color w:val="auto"/>
            </w:rPr>
          </w:pPr>
          <w:del w:id="330" w:author="Bruno dos Santos Rodrigues" w:date="2016-12-03T20:52:00Z">
            <w:r w:rsidRPr="00A0497B" w:rsidDel="00A0497B">
              <w:rPr>
                <w:noProof/>
                <w:rPrChange w:id="331" w:author="Bruno dos Santos Rodrigues" w:date="2016-12-03T20:52:00Z">
                  <w:rPr>
                    <w:rStyle w:val="Hyperlink"/>
                    <w:rFonts w:ascii="Arial" w:eastAsia="Arial" w:hAnsi="Arial" w:cs="Arial"/>
                    <w:noProof/>
                  </w:rPr>
                </w:rPrChange>
              </w:rPr>
              <w:delText>2.3.</w:delText>
            </w:r>
            <w:r w:rsidDel="00A0497B">
              <w:rPr>
                <w:rFonts w:asciiTheme="minorHAnsi" w:eastAsiaTheme="minorEastAsia" w:hAnsiTheme="minorHAnsi" w:cstheme="minorBidi"/>
                <w:noProof/>
                <w:color w:val="auto"/>
              </w:rPr>
              <w:tab/>
            </w:r>
            <w:r w:rsidRPr="00A0497B" w:rsidDel="00A0497B">
              <w:rPr>
                <w:noProof/>
                <w:rPrChange w:id="332" w:author="Bruno dos Santos Rodrigues" w:date="2016-12-03T20:52:00Z">
                  <w:rPr>
                    <w:rStyle w:val="Hyperlink"/>
                    <w:rFonts w:ascii="Arial" w:eastAsia="Arial" w:hAnsi="Arial" w:cs="Arial"/>
                    <w:noProof/>
                  </w:rPr>
                </w:rPrChange>
              </w:rPr>
              <w:delText>Qt e Qt Creator</w:delText>
            </w:r>
            <w:r w:rsidDel="00A0497B">
              <w:rPr>
                <w:noProof/>
                <w:webHidden/>
              </w:rPr>
              <w:tab/>
              <w:delText>15</w:delText>
            </w:r>
          </w:del>
        </w:p>
        <w:p w14:paraId="6113ACA3" w14:textId="45FDFD9A" w:rsidR="00CF273E" w:rsidDel="00A0497B" w:rsidRDefault="00CF273E">
          <w:pPr>
            <w:pStyle w:val="Sumrio2"/>
            <w:tabs>
              <w:tab w:val="left" w:pos="880"/>
              <w:tab w:val="right" w:leader="dot" w:pos="8494"/>
            </w:tabs>
            <w:rPr>
              <w:del w:id="333" w:author="Bruno dos Santos Rodrigues" w:date="2016-12-03T20:52:00Z"/>
              <w:rFonts w:asciiTheme="minorHAnsi" w:eastAsiaTheme="minorEastAsia" w:hAnsiTheme="minorHAnsi" w:cstheme="minorBidi"/>
              <w:noProof/>
              <w:color w:val="auto"/>
            </w:rPr>
          </w:pPr>
          <w:del w:id="334" w:author="Bruno dos Santos Rodrigues" w:date="2016-12-03T20:52:00Z">
            <w:r w:rsidRPr="00A0497B" w:rsidDel="00A0497B">
              <w:rPr>
                <w:noProof/>
                <w:rPrChange w:id="335" w:author="Bruno dos Santos Rodrigues" w:date="2016-12-03T20:52:00Z">
                  <w:rPr>
                    <w:rStyle w:val="Hyperlink"/>
                    <w:rFonts w:ascii="Arial" w:eastAsia="Arial" w:hAnsi="Arial" w:cs="Arial"/>
                    <w:noProof/>
                  </w:rPr>
                </w:rPrChange>
              </w:rPr>
              <w:delText>2.4.</w:delText>
            </w:r>
            <w:r w:rsidDel="00A0497B">
              <w:rPr>
                <w:rFonts w:asciiTheme="minorHAnsi" w:eastAsiaTheme="minorEastAsia" w:hAnsiTheme="minorHAnsi" w:cstheme="minorBidi"/>
                <w:noProof/>
                <w:color w:val="auto"/>
              </w:rPr>
              <w:tab/>
            </w:r>
            <w:r w:rsidRPr="00A0497B" w:rsidDel="00A0497B">
              <w:rPr>
                <w:noProof/>
                <w:rPrChange w:id="336" w:author="Bruno dos Santos Rodrigues" w:date="2016-12-03T20:52:00Z">
                  <w:rPr>
                    <w:rStyle w:val="Hyperlink"/>
                    <w:rFonts w:ascii="Arial" w:eastAsia="Arial" w:hAnsi="Arial" w:cs="Arial"/>
                    <w:noProof/>
                  </w:rPr>
                </w:rPrChange>
              </w:rPr>
              <w:delText>C++</w:delText>
            </w:r>
            <w:r w:rsidDel="00A0497B">
              <w:rPr>
                <w:noProof/>
                <w:webHidden/>
              </w:rPr>
              <w:tab/>
              <w:delText>16</w:delText>
            </w:r>
          </w:del>
        </w:p>
        <w:p w14:paraId="4AD2CCB9" w14:textId="1D43A0EE" w:rsidR="00CF273E" w:rsidDel="00A0497B" w:rsidRDefault="00CF273E">
          <w:pPr>
            <w:pStyle w:val="Sumrio2"/>
            <w:tabs>
              <w:tab w:val="left" w:pos="880"/>
              <w:tab w:val="right" w:leader="dot" w:pos="8494"/>
            </w:tabs>
            <w:rPr>
              <w:del w:id="337" w:author="Bruno dos Santos Rodrigues" w:date="2016-12-03T20:52:00Z"/>
              <w:rFonts w:asciiTheme="minorHAnsi" w:eastAsiaTheme="minorEastAsia" w:hAnsiTheme="minorHAnsi" w:cstheme="minorBidi"/>
              <w:noProof/>
              <w:color w:val="auto"/>
            </w:rPr>
          </w:pPr>
          <w:del w:id="338" w:author="Bruno dos Santos Rodrigues" w:date="2016-12-03T20:52:00Z">
            <w:r w:rsidRPr="00A0497B" w:rsidDel="00A0497B">
              <w:rPr>
                <w:noProof/>
                <w:rPrChange w:id="339" w:author="Bruno dos Santos Rodrigues" w:date="2016-12-03T20:52:00Z">
                  <w:rPr>
                    <w:rStyle w:val="Hyperlink"/>
                    <w:rFonts w:ascii="Arial" w:eastAsia="Arial" w:hAnsi="Arial" w:cs="Arial"/>
                    <w:noProof/>
                  </w:rPr>
                </w:rPrChange>
              </w:rPr>
              <w:delText>2.5.</w:delText>
            </w:r>
            <w:r w:rsidDel="00A0497B">
              <w:rPr>
                <w:rFonts w:asciiTheme="minorHAnsi" w:eastAsiaTheme="minorEastAsia" w:hAnsiTheme="minorHAnsi" w:cstheme="minorBidi"/>
                <w:noProof/>
                <w:color w:val="auto"/>
              </w:rPr>
              <w:tab/>
            </w:r>
            <w:r w:rsidRPr="00A0497B" w:rsidDel="00A0497B">
              <w:rPr>
                <w:noProof/>
                <w:rPrChange w:id="340" w:author="Bruno dos Santos Rodrigues" w:date="2016-12-03T20:52:00Z">
                  <w:rPr>
                    <w:rStyle w:val="Hyperlink"/>
                    <w:rFonts w:ascii="Arial" w:eastAsia="Arial" w:hAnsi="Arial" w:cs="Arial"/>
                    <w:noProof/>
                  </w:rPr>
                </w:rPrChange>
              </w:rPr>
              <w:delText>PostgreSQL</w:delText>
            </w:r>
            <w:r w:rsidDel="00A0497B">
              <w:rPr>
                <w:noProof/>
                <w:webHidden/>
              </w:rPr>
              <w:tab/>
              <w:delText>17</w:delText>
            </w:r>
          </w:del>
        </w:p>
        <w:p w14:paraId="1404A815" w14:textId="2C9CB7E8" w:rsidR="00CF273E" w:rsidDel="00A0497B" w:rsidRDefault="00CF273E">
          <w:pPr>
            <w:pStyle w:val="Sumrio2"/>
            <w:tabs>
              <w:tab w:val="left" w:pos="880"/>
              <w:tab w:val="right" w:leader="dot" w:pos="8494"/>
            </w:tabs>
            <w:rPr>
              <w:del w:id="341" w:author="Bruno dos Santos Rodrigues" w:date="2016-12-03T20:52:00Z"/>
              <w:rFonts w:asciiTheme="minorHAnsi" w:eastAsiaTheme="minorEastAsia" w:hAnsiTheme="minorHAnsi" w:cstheme="minorBidi"/>
              <w:noProof/>
              <w:color w:val="auto"/>
            </w:rPr>
          </w:pPr>
          <w:del w:id="342" w:author="Bruno dos Santos Rodrigues" w:date="2016-12-03T20:52:00Z">
            <w:r w:rsidRPr="00A0497B" w:rsidDel="00A0497B">
              <w:rPr>
                <w:noProof/>
                <w:rPrChange w:id="343" w:author="Bruno dos Santos Rodrigues" w:date="2016-12-03T20:52:00Z">
                  <w:rPr>
                    <w:rStyle w:val="Hyperlink"/>
                    <w:rFonts w:ascii="Arial" w:eastAsia="Arial" w:hAnsi="Arial" w:cs="Arial"/>
                    <w:noProof/>
                  </w:rPr>
                </w:rPrChange>
              </w:rPr>
              <w:delText>2.6.</w:delText>
            </w:r>
            <w:r w:rsidDel="00A0497B">
              <w:rPr>
                <w:rFonts w:asciiTheme="minorHAnsi" w:eastAsiaTheme="minorEastAsia" w:hAnsiTheme="minorHAnsi" w:cstheme="minorBidi"/>
                <w:noProof/>
                <w:color w:val="auto"/>
              </w:rPr>
              <w:tab/>
            </w:r>
            <w:r w:rsidRPr="00A0497B" w:rsidDel="00A0497B">
              <w:rPr>
                <w:noProof/>
                <w:rPrChange w:id="344" w:author="Bruno dos Santos Rodrigues" w:date="2016-12-03T20:52:00Z">
                  <w:rPr>
                    <w:rStyle w:val="Hyperlink"/>
                    <w:rFonts w:ascii="Arial" w:eastAsia="Arial" w:hAnsi="Arial" w:cs="Arial"/>
                    <w:noProof/>
                  </w:rPr>
                </w:rPrChange>
              </w:rPr>
              <w:delText>Comparação entre Web e Desktop</w:delText>
            </w:r>
            <w:r w:rsidDel="00A0497B">
              <w:rPr>
                <w:noProof/>
                <w:webHidden/>
              </w:rPr>
              <w:tab/>
              <w:delText>18</w:delText>
            </w:r>
          </w:del>
        </w:p>
        <w:p w14:paraId="11B0DD10" w14:textId="45A5CB71" w:rsidR="00CF273E" w:rsidDel="00A0497B" w:rsidRDefault="00CF273E">
          <w:pPr>
            <w:pStyle w:val="Sumrio1"/>
            <w:tabs>
              <w:tab w:val="left" w:pos="440"/>
              <w:tab w:val="right" w:leader="dot" w:pos="8494"/>
            </w:tabs>
            <w:rPr>
              <w:del w:id="345" w:author="Bruno dos Santos Rodrigues" w:date="2016-12-03T20:52:00Z"/>
              <w:rFonts w:asciiTheme="minorHAnsi" w:eastAsiaTheme="minorEastAsia" w:hAnsiTheme="minorHAnsi" w:cstheme="minorBidi"/>
              <w:noProof/>
              <w:color w:val="auto"/>
            </w:rPr>
          </w:pPr>
          <w:del w:id="346" w:author="Bruno dos Santos Rodrigues" w:date="2016-12-03T20:52:00Z">
            <w:r w:rsidRPr="00A0497B" w:rsidDel="00A0497B">
              <w:rPr>
                <w:noProof/>
                <w:rPrChange w:id="347" w:author="Bruno dos Santos Rodrigues" w:date="2016-12-03T20:52:00Z">
                  <w:rPr>
                    <w:rStyle w:val="Hyperlink"/>
                    <w:rFonts w:ascii="Arial" w:eastAsia="Arial" w:hAnsi="Arial" w:cs="Arial"/>
                    <w:noProof/>
                  </w:rPr>
                </w:rPrChange>
              </w:rPr>
              <w:delText>3.</w:delText>
            </w:r>
            <w:r w:rsidDel="00A0497B">
              <w:rPr>
                <w:rFonts w:asciiTheme="minorHAnsi" w:eastAsiaTheme="minorEastAsia" w:hAnsiTheme="minorHAnsi" w:cstheme="minorBidi"/>
                <w:noProof/>
                <w:color w:val="auto"/>
              </w:rPr>
              <w:tab/>
            </w:r>
            <w:r w:rsidRPr="00A0497B" w:rsidDel="00A0497B">
              <w:rPr>
                <w:noProof/>
                <w:rPrChange w:id="348" w:author="Bruno dos Santos Rodrigues" w:date="2016-12-03T20:52:00Z">
                  <w:rPr>
                    <w:rStyle w:val="Hyperlink"/>
                    <w:rFonts w:ascii="Arial" w:eastAsia="Arial" w:hAnsi="Arial" w:cs="Arial"/>
                    <w:noProof/>
                  </w:rPr>
                </w:rPrChange>
              </w:rPr>
              <w:delText>DESENVOLVIMENTO</w:delText>
            </w:r>
            <w:r w:rsidDel="00A0497B">
              <w:rPr>
                <w:noProof/>
                <w:webHidden/>
              </w:rPr>
              <w:tab/>
              <w:delText>21</w:delText>
            </w:r>
          </w:del>
        </w:p>
        <w:p w14:paraId="491D6177" w14:textId="7AB07B89" w:rsidR="00CF273E" w:rsidDel="00A0497B" w:rsidRDefault="00CF273E">
          <w:pPr>
            <w:pStyle w:val="Sumrio2"/>
            <w:tabs>
              <w:tab w:val="left" w:pos="1100"/>
              <w:tab w:val="right" w:leader="dot" w:pos="8494"/>
            </w:tabs>
            <w:rPr>
              <w:del w:id="349" w:author="Bruno dos Santos Rodrigues" w:date="2016-12-03T20:52:00Z"/>
              <w:rFonts w:asciiTheme="minorHAnsi" w:eastAsiaTheme="minorEastAsia" w:hAnsiTheme="minorHAnsi" w:cstheme="minorBidi"/>
              <w:noProof/>
              <w:color w:val="auto"/>
            </w:rPr>
          </w:pPr>
          <w:del w:id="350" w:author="Bruno dos Santos Rodrigues" w:date="2016-12-03T20:52:00Z">
            <w:r w:rsidRPr="00A0497B" w:rsidDel="00A0497B">
              <w:rPr>
                <w:noProof/>
                <w:rPrChange w:id="351" w:author="Bruno dos Santos Rodrigues" w:date="2016-12-03T20:52:00Z">
                  <w:rPr>
                    <w:rStyle w:val="Hyperlink"/>
                    <w:rFonts w:ascii="Arial" w:eastAsia="Arial" w:hAnsi="Arial" w:cs="Arial"/>
                    <w:noProof/>
                  </w:rPr>
                </w:rPrChange>
              </w:rPr>
              <w:delText>3.1.3</w:delText>
            </w:r>
            <w:r w:rsidDel="00A0497B">
              <w:rPr>
                <w:rFonts w:asciiTheme="minorHAnsi" w:eastAsiaTheme="minorEastAsia" w:hAnsiTheme="minorHAnsi" w:cstheme="minorBidi"/>
                <w:noProof/>
                <w:color w:val="auto"/>
              </w:rPr>
              <w:tab/>
            </w:r>
            <w:r w:rsidRPr="00A0497B" w:rsidDel="00A0497B">
              <w:rPr>
                <w:noProof/>
                <w:rPrChange w:id="352" w:author="Bruno dos Santos Rodrigues" w:date="2016-12-03T20:52:00Z">
                  <w:rPr>
                    <w:rStyle w:val="Hyperlink"/>
                    <w:rFonts w:ascii="Arial" w:eastAsia="Arial" w:hAnsi="Arial" w:cs="Arial"/>
                    <w:noProof/>
                  </w:rPr>
                </w:rPrChange>
              </w:rPr>
              <w:delText>Projeto KAIZEN</w:delText>
            </w:r>
            <w:r w:rsidDel="00A0497B">
              <w:rPr>
                <w:noProof/>
                <w:webHidden/>
              </w:rPr>
              <w:tab/>
              <w:delText>22</w:delText>
            </w:r>
          </w:del>
        </w:p>
        <w:p w14:paraId="0730E3FB" w14:textId="4B9255E9" w:rsidR="00CF273E" w:rsidDel="00A0497B" w:rsidRDefault="00CF273E">
          <w:pPr>
            <w:pStyle w:val="Sumrio3"/>
            <w:tabs>
              <w:tab w:val="left" w:pos="1320"/>
              <w:tab w:val="right" w:leader="dot" w:pos="8494"/>
            </w:tabs>
            <w:rPr>
              <w:del w:id="353" w:author="Bruno dos Santos Rodrigues" w:date="2016-12-03T20:52:00Z"/>
              <w:rFonts w:asciiTheme="minorHAnsi" w:eastAsiaTheme="minorEastAsia" w:hAnsiTheme="minorHAnsi" w:cstheme="minorBidi"/>
              <w:noProof/>
              <w:color w:val="auto"/>
            </w:rPr>
          </w:pPr>
          <w:del w:id="354" w:author="Bruno dos Santos Rodrigues" w:date="2016-12-03T20:52:00Z">
            <w:r w:rsidRPr="00A0497B" w:rsidDel="00A0497B">
              <w:rPr>
                <w:noProof/>
                <w:rPrChange w:id="355" w:author="Bruno dos Santos Rodrigues" w:date="2016-12-03T20:52:00Z">
                  <w:rPr>
                    <w:rStyle w:val="Hyperlink"/>
                    <w:rFonts w:ascii="Arial" w:eastAsia="Arial" w:hAnsi="Arial" w:cs="Arial"/>
                    <w:noProof/>
                  </w:rPr>
                </w:rPrChange>
              </w:rPr>
              <w:delText>3.1.3</w:delText>
            </w:r>
            <w:r w:rsidDel="00A0497B">
              <w:rPr>
                <w:rFonts w:asciiTheme="minorHAnsi" w:eastAsiaTheme="minorEastAsia" w:hAnsiTheme="minorHAnsi" w:cstheme="minorBidi"/>
                <w:noProof/>
                <w:color w:val="auto"/>
              </w:rPr>
              <w:tab/>
            </w:r>
            <w:r w:rsidRPr="00A0497B" w:rsidDel="00A0497B">
              <w:rPr>
                <w:noProof/>
                <w:rPrChange w:id="356" w:author="Bruno dos Santos Rodrigues" w:date="2016-12-03T20:52:00Z">
                  <w:rPr>
                    <w:rStyle w:val="Hyperlink"/>
                    <w:rFonts w:ascii="Arial" w:eastAsia="Arial" w:hAnsi="Arial" w:cs="Arial"/>
                    <w:noProof/>
                  </w:rPr>
                </w:rPrChange>
              </w:rPr>
              <w:delText>Análise de Requisitos</w:delText>
            </w:r>
            <w:r w:rsidDel="00A0497B">
              <w:rPr>
                <w:noProof/>
                <w:webHidden/>
              </w:rPr>
              <w:tab/>
              <w:delText>24</w:delText>
            </w:r>
          </w:del>
        </w:p>
        <w:p w14:paraId="79A6CE2D" w14:textId="61AA57BE" w:rsidR="00CF273E" w:rsidDel="00A0497B" w:rsidRDefault="00CF273E">
          <w:pPr>
            <w:pStyle w:val="Sumrio3"/>
            <w:tabs>
              <w:tab w:val="left" w:pos="1320"/>
              <w:tab w:val="right" w:leader="dot" w:pos="8494"/>
            </w:tabs>
            <w:rPr>
              <w:del w:id="357" w:author="Bruno dos Santos Rodrigues" w:date="2016-12-03T20:52:00Z"/>
              <w:rFonts w:asciiTheme="minorHAnsi" w:eastAsiaTheme="minorEastAsia" w:hAnsiTheme="minorHAnsi" w:cstheme="minorBidi"/>
              <w:noProof/>
              <w:color w:val="auto"/>
            </w:rPr>
          </w:pPr>
          <w:del w:id="358" w:author="Bruno dos Santos Rodrigues" w:date="2016-12-03T20:52:00Z">
            <w:r w:rsidRPr="00A0497B" w:rsidDel="00A0497B">
              <w:rPr>
                <w:noProof/>
                <w:rPrChange w:id="359" w:author="Bruno dos Santos Rodrigues" w:date="2016-12-03T20:52:00Z">
                  <w:rPr>
                    <w:rStyle w:val="Hyperlink"/>
                    <w:rFonts w:ascii="Arial" w:eastAsia="Arial" w:hAnsi="Arial" w:cs="Arial"/>
                    <w:noProof/>
                  </w:rPr>
                </w:rPrChange>
              </w:rPr>
              <w:delText>3.1.3</w:delText>
            </w:r>
            <w:r w:rsidDel="00A0497B">
              <w:rPr>
                <w:rFonts w:asciiTheme="minorHAnsi" w:eastAsiaTheme="minorEastAsia" w:hAnsiTheme="minorHAnsi" w:cstheme="minorBidi"/>
                <w:noProof/>
                <w:color w:val="auto"/>
              </w:rPr>
              <w:tab/>
            </w:r>
            <w:r w:rsidRPr="00A0497B" w:rsidDel="00A0497B">
              <w:rPr>
                <w:noProof/>
                <w:rPrChange w:id="360" w:author="Bruno dos Santos Rodrigues" w:date="2016-12-03T20:52:00Z">
                  <w:rPr>
                    <w:rStyle w:val="Hyperlink"/>
                    <w:rFonts w:ascii="Arial" w:eastAsia="Arial" w:hAnsi="Arial" w:cs="Arial"/>
                    <w:noProof/>
                  </w:rPr>
                </w:rPrChange>
              </w:rPr>
              <w:delText>Modelagem UML</w:delText>
            </w:r>
            <w:r w:rsidDel="00A0497B">
              <w:rPr>
                <w:noProof/>
                <w:webHidden/>
              </w:rPr>
              <w:tab/>
              <w:delText>25</w:delText>
            </w:r>
          </w:del>
        </w:p>
        <w:p w14:paraId="0F4084D1" w14:textId="693F1459" w:rsidR="00CF273E" w:rsidDel="00A0497B" w:rsidRDefault="00CF273E">
          <w:pPr>
            <w:pStyle w:val="Sumrio3"/>
            <w:tabs>
              <w:tab w:val="left" w:pos="1320"/>
              <w:tab w:val="right" w:leader="dot" w:pos="8494"/>
            </w:tabs>
            <w:rPr>
              <w:del w:id="361" w:author="Bruno dos Santos Rodrigues" w:date="2016-12-03T20:52:00Z"/>
              <w:rFonts w:asciiTheme="minorHAnsi" w:eastAsiaTheme="minorEastAsia" w:hAnsiTheme="minorHAnsi" w:cstheme="minorBidi"/>
              <w:noProof/>
              <w:color w:val="auto"/>
            </w:rPr>
          </w:pPr>
          <w:del w:id="362" w:author="Bruno dos Santos Rodrigues" w:date="2016-12-03T20:52:00Z">
            <w:r w:rsidRPr="00A0497B" w:rsidDel="00A0497B">
              <w:rPr>
                <w:noProof/>
                <w:rPrChange w:id="363" w:author="Bruno dos Santos Rodrigues" w:date="2016-12-03T20:52:00Z">
                  <w:rPr>
                    <w:rStyle w:val="Hyperlink"/>
                    <w:rFonts w:ascii="Arial" w:eastAsia="Arial" w:hAnsi="Arial" w:cs="Arial"/>
                    <w:noProof/>
                  </w:rPr>
                </w:rPrChange>
              </w:rPr>
              <w:delText>3.1.3</w:delText>
            </w:r>
            <w:r w:rsidDel="00A0497B">
              <w:rPr>
                <w:rFonts w:asciiTheme="minorHAnsi" w:eastAsiaTheme="minorEastAsia" w:hAnsiTheme="minorHAnsi" w:cstheme="minorBidi"/>
                <w:noProof/>
                <w:color w:val="auto"/>
              </w:rPr>
              <w:tab/>
            </w:r>
            <w:r w:rsidRPr="00A0497B" w:rsidDel="00A0497B">
              <w:rPr>
                <w:noProof/>
                <w:rPrChange w:id="364" w:author="Bruno dos Santos Rodrigues" w:date="2016-12-03T20:52:00Z">
                  <w:rPr>
                    <w:rStyle w:val="Hyperlink"/>
                    <w:rFonts w:ascii="Arial" w:eastAsia="Arial" w:hAnsi="Arial" w:cs="Arial"/>
                    <w:noProof/>
                  </w:rPr>
                </w:rPrChange>
              </w:rPr>
              <w:delText>Implementação</w:delText>
            </w:r>
            <w:r w:rsidDel="00A0497B">
              <w:rPr>
                <w:noProof/>
                <w:webHidden/>
              </w:rPr>
              <w:tab/>
              <w:delText>40</w:delText>
            </w:r>
          </w:del>
        </w:p>
        <w:p w14:paraId="39341221" w14:textId="6A2ACDB6" w:rsidR="00CF273E" w:rsidDel="00A0497B" w:rsidRDefault="00CF273E">
          <w:pPr>
            <w:pStyle w:val="Sumrio1"/>
            <w:tabs>
              <w:tab w:val="left" w:pos="440"/>
              <w:tab w:val="right" w:leader="dot" w:pos="8494"/>
            </w:tabs>
            <w:rPr>
              <w:del w:id="365" w:author="Bruno dos Santos Rodrigues" w:date="2016-12-03T20:52:00Z"/>
              <w:rFonts w:asciiTheme="minorHAnsi" w:eastAsiaTheme="minorEastAsia" w:hAnsiTheme="minorHAnsi" w:cstheme="minorBidi"/>
              <w:noProof/>
              <w:color w:val="auto"/>
            </w:rPr>
          </w:pPr>
          <w:del w:id="366" w:author="Bruno dos Santos Rodrigues" w:date="2016-12-03T20:52:00Z">
            <w:r w:rsidRPr="00A0497B" w:rsidDel="00A0497B">
              <w:rPr>
                <w:noProof/>
                <w:rPrChange w:id="367" w:author="Bruno dos Santos Rodrigues" w:date="2016-12-03T20:52:00Z">
                  <w:rPr>
                    <w:rStyle w:val="Hyperlink"/>
                    <w:rFonts w:ascii="Arial" w:eastAsia="Arial" w:hAnsi="Arial" w:cs="Arial"/>
                    <w:noProof/>
                  </w:rPr>
                </w:rPrChange>
              </w:rPr>
              <w:delText>4.</w:delText>
            </w:r>
            <w:r w:rsidDel="00A0497B">
              <w:rPr>
                <w:rFonts w:asciiTheme="minorHAnsi" w:eastAsiaTheme="minorEastAsia" w:hAnsiTheme="minorHAnsi" w:cstheme="minorBidi"/>
                <w:noProof/>
                <w:color w:val="auto"/>
              </w:rPr>
              <w:tab/>
            </w:r>
            <w:r w:rsidRPr="00A0497B" w:rsidDel="00A0497B">
              <w:rPr>
                <w:noProof/>
                <w:rPrChange w:id="368" w:author="Bruno dos Santos Rodrigues" w:date="2016-12-03T20:52:00Z">
                  <w:rPr>
                    <w:rStyle w:val="Hyperlink"/>
                    <w:rFonts w:ascii="Arial" w:eastAsia="Arial" w:hAnsi="Arial" w:cs="Arial"/>
                    <w:noProof/>
                  </w:rPr>
                </w:rPrChange>
              </w:rPr>
              <w:delText>CONCLUSÃO</w:delText>
            </w:r>
            <w:r w:rsidDel="00A0497B">
              <w:rPr>
                <w:noProof/>
                <w:webHidden/>
              </w:rPr>
              <w:tab/>
              <w:delText>48</w:delText>
            </w:r>
          </w:del>
        </w:p>
        <w:p w14:paraId="1DA84B6A" w14:textId="5C9EA716" w:rsidR="00CF273E" w:rsidDel="00A0497B" w:rsidRDefault="00CF273E">
          <w:pPr>
            <w:pStyle w:val="Sumrio1"/>
            <w:tabs>
              <w:tab w:val="right" w:leader="dot" w:pos="8494"/>
            </w:tabs>
            <w:rPr>
              <w:del w:id="369" w:author="Bruno dos Santos Rodrigues" w:date="2016-12-03T20:52:00Z"/>
              <w:rFonts w:asciiTheme="minorHAnsi" w:eastAsiaTheme="minorEastAsia" w:hAnsiTheme="minorHAnsi" w:cstheme="minorBidi"/>
              <w:noProof/>
              <w:color w:val="auto"/>
            </w:rPr>
          </w:pPr>
          <w:del w:id="370" w:author="Bruno dos Santos Rodrigues" w:date="2016-12-03T20:52:00Z">
            <w:r w:rsidRPr="00A0497B" w:rsidDel="00A0497B">
              <w:rPr>
                <w:noProof/>
                <w:rPrChange w:id="371" w:author="Bruno dos Santos Rodrigues" w:date="2016-12-03T20:52:00Z">
                  <w:rPr>
                    <w:rStyle w:val="Hyperlink"/>
                    <w:rFonts w:ascii="Arial" w:eastAsia="Arial" w:hAnsi="Arial" w:cs="Arial"/>
                    <w:noProof/>
                  </w:rPr>
                </w:rPrChange>
              </w:rPr>
              <w:delText>BIBLIOGRAFIA</w:delText>
            </w:r>
            <w:r w:rsidDel="00A0497B">
              <w:rPr>
                <w:noProof/>
                <w:webHidden/>
              </w:rPr>
              <w:tab/>
              <w:delText>49</w:delText>
            </w:r>
          </w:del>
        </w:p>
        <w:p w14:paraId="3B099D86" w14:textId="50900F86" w:rsidR="00D467A2" w:rsidRDefault="00D467A2">
          <w:r>
            <w:rPr>
              <w:b/>
              <w:bCs/>
            </w:rPr>
            <w:fldChar w:fldCharType="end"/>
          </w:r>
        </w:p>
      </w:sdtContent>
    </w:sdt>
    <w:p w14:paraId="359DAF36" w14:textId="77777777" w:rsidR="00DD6A51" w:rsidRDefault="00CC3E07">
      <w:hyperlink w:anchor="_ihv636"/>
    </w:p>
    <w:p w14:paraId="7D57879A" w14:textId="77777777" w:rsidR="00DD6A51" w:rsidRDefault="00CC3E07">
      <w:pPr>
        <w:widowControl w:val="0"/>
        <w:spacing w:after="0" w:line="360" w:lineRule="auto"/>
        <w:ind w:firstLine="709"/>
        <w:jc w:val="both"/>
        <w:sectPr w:rsidR="00DD6A51">
          <w:footerReference w:type="default" r:id="rId10"/>
          <w:pgSz w:w="11906" w:h="16838"/>
          <w:pgMar w:top="1417" w:right="1701" w:bottom="1417" w:left="1701" w:header="720" w:footer="720" w:gutter="0"/>
          <w:pgNumType w:start="0"/>
          <w:cols w:space="720"/>
          <w:titlePg/>
        </w:sectPr>
      </w:pPr>
      <w:hyperlink w:anchor="_ihv636"/>
    </w:p>
    <w:p w14:paraId="21FA08BF" w14:textId="77777777" w:rsidR="00DD6A51" w:rsidRDefault="00F372CC">
      <w:r>
        <w:br w:type="page"/>
      </w:r>
    </w:p>
    <w:p w14:paraId="12BE441E" w14:textId="77777777" w:rsidR="00D645AC" w:rsidRDefault="00D645AC">
      <w:pPr>
        <w:sectPr w:rsidR="00D645AC" w:rsidSect="00F372CC">
          <w:type w:val="continuous"/>
          <w:pgSz w:w="11906" w:h="16838"/>
          <w:pgMar w:top="1417" w:right="1701" w:bottom="1417" w:left="1701" w:header="720" w:footer="720" w:gutter="0"/>
          <w:pgNumType w:start="4"/>
          <w:cols w:space="720"/>
        </w:sectPr>
      </w:pPr>
    </w:p>
    <w:p w14:paraId="102E4D26" w14:textId="7AB142F1" w:rsidR="00DD6A51" w:rsidDel="00DC2183" w:rsidRDefault="00A81D0F">
      <w:pPr>
        <w:rPr>
          <w:del w:id="372" w:author="Bruno dos Santos Rodrigues" w:date="2016-12-04T13:05:00Z"/>
        </w:rPr>
      </w:pPr>
      <w:del w:id="373" w:author="Bruno dos Santos Rodrigues" w:date="2016-12-04T13:05:00Z">
        <w:r w:rsidDel="00DC2183">
          <w:lastRenderedPageBreak/>
          <w:fldChar w:fldCharType="begin"/>
        </w:r>
        <w:r w:rsidDel="00DC2183">
          <w:delInstrText xml:space="preserve"> HYPERLINK \l "_ihv636" \h </w:delInstrText>
        </w:r>
        <w:r w:rsidDel="00DC2183">
          <w:fldChar w:fldCharType="end"/>
        </w:r>
      </w:del>
    </w:p>
    <w:p w14:paraId="0295DAB8" w14:textId="77777777" w:rsidR="00DD6A51" w:rsidRDefault="00F372CC">
      <w:pPr>
        <w:pStyle w:val="Ttulo1"/>
        <w:numPr>
          <w:ilvl w:val="0"/>
          <w:numId w:val="17"/>
        </w:numPr>
        <w:spacing w:line="360" w:lineRule="auto"/>
        <w:ind w:left="426" w:hanging="426"/>
        <w:jc w:val="both"/>
        <w:rPr>
          <w:rFonts w:ascii="Arial" w:eastAsia="Arial" w:hAnsi="Arial" w:cs="Arial"/>
          <w:sz w:val="24"/>
          <w:szCs w:val="24"/>
        </w:rPr>
      </w:pPr>
      <w:bookmarkStart w:id="374" w:name="_3znysh7" w:colFirst="0" w:colLast="0"/>
      <w:bookmarkStart w:id="375" w:name="_2et92p0" w:colFirst="0" w:colLast="0"/>
      <w:bookmarkStart w:id="376" w:name="_Toc468623247"/>
      <w:bookmarkEnd w:id="374"/>
      <w:bookmarkEnd w:id="375"/>
      <w:r>
        <w:rPr>
          <w:rFonts w:ascii="Arial" w:eastAsia="Arial" w:hAnsi="Arial" w:cs="Arial"/>
          <w:b/>
          <w:color w:val="000000"/>
          <w:sz w:val="24"/>
          <w:szCs w:val="24"/>
        </w:rPr>
        <w:t>INTRODUÇÃO</w:t>
      </w:r>
      <w:bookmarkEnd w:id="376"/>
    </w:p>
    <w:p w14:paraId="49F47B64" w14:textId="659464A4" w:rsidR="00DD6A51" w:rsidRDefault="00F372CC">
      <w:pPr>
        <w:spacing w:before="120" w:after="0" w:line="360" w:lineRule="auto"/>
        <w:ind w:firstLine="709"/>
        <w:jc w:val="both"/>
      </w:pPr>
      <w:r>
        <w:rPr>
          <w:rFonts w:ascii="Arial" w:eastAsia="Arial" w:hAnsi="Arial" w:cs="Arial"/>
          <w:sz w:val="24"/>
          <w:szCs w:val="24"/>
        </w:rPr>
        <w:t xml:space="preserve">Segundo CUNHA, </w:t>
      </w:r>
      <w:del w:id="377" w:author="Bruno dos Santos Rodrigues" w:date="2016-12-03T16:30:00Z">
        <w:r w:rsidDel="00EB5A8A">
          <w:rPr>
            <w:rFonts w:ascii="Arial" w:eastAsia="Arial" w:hAnsi="Arial" w:cs="Arial"/>
            <w:sz w:val="24"/>
            <w:szCs w:val="24"/>
          </w:rPr>
          <w:delText>O</w:delText>
        </w:r>
      </w:del>
      <w:ins w:id="378" w:author="Bruno dos Santos Rodrigues" w:date="2016-12-03T16:30:00Z">
        <w:r w:rsidR="00EB5A8A">
          <w:rPr>
            <w:rFonts w:ascii="Arial" w:eastAsia="Arial" w:hAnsi="Arial" w:cs="Arial"/>
            <w:sz w:val="24"/>
            <w:szCs w:val="24"/>
          </w:rPr>
          <w:t>o</w:t>
        </w:r>
      </w:ins>
      <w:r>
        <w:rPr>
          <w:rFonts w:ascii="Arial" w:eastAsia="Arial" w:hAnsi="Arial" w:cs="Arial"/>
          <w:sz w:val="24"/>
          <w:szCs w:val="24"/>
        </w:rPr>
        <w:t xml:space="preserve"> conceito de valor agregado não é </w:t>
      </w:r>
      <w:r w:rsidR="00E247E7">
        <w:rPr>
          <w:rFonts w:ascii="Arial" w:eastAsia="Arial" w:hAnsi="Arial" w:cs="Arial"/>
          <w:sz w:val="24"/>
          <w:szCs w:val="24"/>
        </w:rPr>
        <w:t>novo,</w:t>
      </w:r>
      <w:r>
        <w:rPr>
          <w:rFonts w:ascii="Arial" w:eastAsia="Arial" w:hAnsi="Arial" w:cs="Arial"/>
          <w:sz w:val="24"/>
          <w:szCs w:val="24"/>
        </w:rPr>
        <w:t xml:space="preserve"> mas sua utilidade é crescente, vital</w:t>
      </w:r>
      <w:del w:id="379" w:author="Bruno dos Santos Rodrigues" w:date="2016-12-03T16:30:00Z">
        <w:r w:rsidDel="00EB5A8A">
          <w:rPr>
            <w:rFonts w:ascii="Arial" w:eastAsia="Arial" w:hAnsi="Arial" w:cs="Arial"/>
            <w:sz w:val="24"/>
            <w:szCs w:val="24"/>
          </w:rPr>
          <w:delText>,</w:delText>
        </w:r>
      </w:del>
      <w:r>
        <w:rPr>
          <w:rFonts w:ascii="Arial" w:eastAsia="Arial" w:hAnsi="Arial" w:cs="Arial"/>
          <w:sz w:val="24"/>
          <w:szCs w:val="24"/>
        </w:rPr>
        <w:t xml:space="preserve"> para a organização das empresas e para a disputa competitiva. Para auxiliar as organizações a alcançar maior valor agregado nos serviços de TI surgiu o ITIL (</w:t>
      </w:r>
      <w:r>
        <w:rPr>
          <w:rFonts w:ascii="Arial" w:eastAsia="Arial" w:hAnsi="Arial" w:cs="Arial"/>
          <w:i/>
          <w:sz w:val="24"/>
          <w:szCs w:val="24"/>
        </w:rPr>
        <w:t>Information Technology Infrastructure Library</w:t>
      </w:r>
      <w:r>
        <w:rPr>
          <w:rFonts w:ascii="Arial" w:eastAsia="Arial" w:hAnsi="Arial" w:cs="Arial"/>
          <w:sz w:val="24"/>
          <w:szCs w:val="24"/>
        </w:rPr>
        <w:t>), um guia de melhores práticas que possui como principal objetivo a entrega de serviços de TI com melhoria continuada e a geração de maior valor agregado no nos serviços prestados</w:t>
      </w:r>
      <w:r>
        <w:rPr>
          <w:rFonts w:ascii="Arial" w:eastAsia="Arial" w:hAnsi="Arial" w:cs="Arial"/>
          <w:b/>
          <w:sz w:val="24"/>
          <w:szCs w:val="24"/>
        </w:rPr>
        <w:t>.</w:t>
      </w:r>
    </w:p>
    <w:p w14:paraId="432E8E29" w14:textId="7C67C766" w:rsidR="00DD6A51" w:rsidRDefault="00F372CC">
      <w:pPr>
        <w:spacing w:before="120" w:after="0" w:line="360" w:lineRule="auto"/>
        <w:ind w:firstLine="709"/>
        <w:jc w:val="both"/>
      </w:pPr>
      <w:r>
        <w:rPr>
          <w:rFonts w:ascii="Arial" w:eastAsia="Arial" w:hAnsi="Arial" w:cs="Arial"/>
          <w:sz w:val="24"/>
          <w:szCs w:val="24"/>
        </w:rPr>
        <w:t>Segundo SORTICA (2004) o “princípio fundamental do ITIL é o fornecimento de qualidade de serviço aos clientes de TI com custos justificáveis, isto é, relacionar os custos dos serviços de tecnologia e como estes trazem valor estratégico ao negócio</w:t>
      </w:r>
      <w:del w:id="380" w:author="Bruno dos Santos Rodrigues" w:date="2016-12-03T16:30:00Z">
        <w:r w:rsidDel="00EB5A8A">
          <w:rPr>
            <w:rFonts w:ascii="Arial" w:eastAsia="Arial" w:hAnsi="Arial" w:cs="Arial"/>
            <w:sz w:val="24"/>
            <w:szCs w:val="24"/>
          </w:rPr>
          <w:delText>.</w:delText>
        </w:r>
      </w:del>
      <w:ins w:id="381" w:author="Bruno dos Santos Rodrigues" w:date="2016-12-03T16:30:00Z">
        <w:r w:rsidR="00EB5A8A">
          <w:rPr>
            <w:rFonts w:ascii="Arial" w:eastAsia="Arial" w:hAnsi="Arial" w:cs="Arial"/>
            <w:sz w:val="24"/>
            <w:szCs w:val="24"/>
          </w:rPr>
          <w:t>”.</w:t>
        </w:r>
      </w:ins>
    </w:p>
    <w:p w14:paraId="6C109BC6" w14:textId="20786C52" w:rsidR="00DD6A51" w:rsidRDefault="00F372CC">
      <w:pPr>
        <w:spacing w:before="120" w:after="0" w:line="360" w:lineRule="auto"/>
        <w:ind w:firstLine="709"/>
        <w:jc w:val="both"/>
      </w:pPr>
      <w:r>
        <w:rPr>
          <w:rFonts w:ascii="Arial" w:eastAsia="Arial" w:hAnsi="Arial" w:cs="Arial"/>
          <w:sz w:val="24"/>
          <w:szCs w:val="24"/>
        </w:rPr>
        <w:t xml:space="preserve">Com uma base de conhecimento dos problemas bem alimentada e organizada, </w:t>
      </w:r>
      <w:del w:id="382" w:author="Bruno dos Santos Rodrigues" w:date="2016-12-03T16:31:00Z">
        <w:r w:rsidDel="00EB5A8A">
          <w:rPr>
            <w:rFonts w:ascii="Arial" w:eastAsia="Arial" w:hAnsi="Arial" w:cs="Arial"/>
            <w:sz w:val="24"/>
            <w:szCs w:val="24"/>
          </w:rPr>
          <w:delText>se torna</w:delText>
        </w:r>
      </w:del>
      <w:ins w:id="383" w:author="Bruno dos Santos Rodrigues" w:date="2016-12-03T16:31:00Z">
        <w:r w:rsidR="00EB5A8A">
          <w:rPr>
            <w:rFonts w:ascii="Arial" w:eastAsia="Arial" w:hAnsi="Arial" w:cs="Arial"/>
            <w:sz w:val="24"/>
            <w:szCs w:val="24"/>
          </w:rPr>
          <w:t>torna-se</w:t>
        </w:r>
      </w:ins>
      <w:r>
        <w:rPr>
          <w:rFonts w:ascii="Arial" w:eastAsia="Arial" w:hAnsi="Arial" w:cs="Arial"/>
          <w:sz w:val="24"/>
          <w:szCs w:val="24"/>
        </w:rPr>
        <w:t xml:space="preserve"> mais fácil a prevenção de problemas recorrentes, bem como o planejamento de o que deve ser lançado na próxima versão do seu serviço ou o que pode ser adiado por ser um “bug monitorado</w:t>
      </w:r>
      <w:ins w:id="384" w:author="Bruno dos Santos Rodrigues" w:date="2016-12-04T13:29:00Z">
        <w:r w:rsidR="004F26BB">
          <w:rPr>
            <w:rStyle w:val="Refdenotaderodap"/>
            <w:rFonts w:ascii="Arial" w:eastAsia="Arial" w:hAnsi="Arial" w:cs="Arial"/>
            <w:sz w:val="24"/>
            <w:szCs w:val="24"/>
          </w:rPr>
          <w:footnoteReference w:id="3"/>
        </w:r>
      </w:ins>
      <w:del w:id="387" w:author="Bruno dos Santos Rodrigues" w:date="2016-12-04T13:05:00Z">
        <w:r w:rsidDel="00DC2183">
          <w:rPr>
            <w:rFonts w:ascii="Arial" w:eastAsia="Arial" w:hAnsi="Arial" w:cs="Arial"/>
            <w:sz w:val="24"/>
            <w:szCs w:val="24"/>
            <w:vertAlign w:val="superscript"/>
          </w:rPr>
          <w:footnoteReference w:id="4"/>
        </w:r>
      </w:del>
      <w:r>
        <w:rPr>
          <w:rFonts w:ascii="Arial" w:eastAsia="Arial" w:hAnsi="Arial" w:cs="Arial"/>
          <w:sz w:val="24"/>
          <w:szCs w:val="24"/>
        </w:rPr>
        <w:t>”.</w:t>
      </w:r>
    </w:p>
    <w:p w14:paraId="5434F5D0" w14:textId="33087EE6" w:rsidR="00DD6A51" w:rsidRDefault="00F372CC">
      <w:pPr>
        <w:spacing w:before="120" w:after="0" w:line="360" w:lineRule="auto"/>
        <w:ind w:firstLine="709"/>
        <w:jc w:val="both"/>
      </w:pPr>
      <w:commentRangeStart w:id="391"/>
      <w:r>
        <w:rPr>
          <w:rFonts w:ascii="Arial" w:eastAsia="Arial" w:hAnsi="Arial" w:cs="Arial"/>
          <w:sz w:val="24"/>
          <w:szCs w:val="24"/>
        </w:rPr>
        <w:t>Para isso é importante uma sintonia em como a organização funciona e como a aplicação mantém os dados</w:t>
      </w:r>
      <w:del w:id="392" w:author="Bruno dos Santos Rodrigues" w:date="2016-12-03T16:31:00Z">
        <w:r w:rsidDel="00EB5A8A">
          <w:rPr>
            <w:rFonts w:ascii="Arial" w:eastAsia="Arial" w:hAnsi="Arial" w:cs="Arial"/>
            <w:sz w:val="24"/>
            <w:szCs w:val="24"/>
          </w:rPr>
          <w:delText>,</w:delText>
        </w:r>
      </w:del>
      <w:ins w:id="393" w:author="Bruno dos Santos Rodrigues" w:date="2016-12-03T16:31:00Z">
        <w:r w:rsidR="00EB5A8A">
          <w:rPr>
            <w:rFonts w:ascii="Arial" w:eastAsia="Arial" w:hAnsi="Arial" w:cs="Arial"/>
            <w:sz w:val="24"/>
            <w:szCs w:val="24"/>
          </w:rPr>
          <w:t>.</w:t>
        </w:r>
      </w:ins>
      <w:r>
        <w:rPr>
          <w:rFonts w:ascii="Arial" w:eastAsia="Arial" w:hAnsi="Arial" w:cs="Arial"/>
          <w:sz w:val="24"/>
          <w:szCs w:val="24"/>
        </w:rPr>
        <w:t xml:space="preserve"> </w:t>
      </w:r>
      <w:del w:id="394" w:author="Bruno dos Santos Rodrigues" w:date="2016-12-03T16:31:00Z">
        <w:r w:rsidDel="00EB5A8A">
          <w:rPr>
            <w:rFonts w:ascii="Arial" w:eastAsia="Arial" w:hAnsi="Arial" w:cs="Arial"/>
            <w:sz w:val="24"/>
            <w:szCs w:val="24"/>
          </w:rPr>
          <w:delText>p</w:delText>
        </w:r>
      </w:del>
      <w:ins w:id="395" w:author="Bruno dos Santos Rodrigues" w:date="2016-12-03T16:31:00Z">
        <w:r w:rsidR="00EB5A8A">
          <w:rPr>
            <w:rFonts w:ascii="Arial" w:eastAsia="Arial" w:hAnsi="Arial" w:cs="Arial"/>
            <w:sz w:val="24"/>
            <w:szCs w:val="24"/>
          </w:rPr>
          <w:t>P</w:t>
        </w:r>
      </w:ins>
      <w:r>
        <w:rPr>
          <w:rFonts w:ascii="Arial" w:eastAsia="Arial" w:hAnsi="Arial" w:cs="Arial"/>
          <w:sz w:val="24"/>
          <w:szCs w:val="24"/>
        </w:rPr>
        <w:t xml:space="preserve">or exemplo, </w:t>
      </w:r>
      <w:del w:id="396" w:author="Bruno dos Santos Rodrigues" w:date="2016-12-03T16:31:00Z">
        <w:r w:rsidDel="00EB5A8A">
          <w:rPr>
            <w:rFonts w:ascii="Arial" w:eastAsia="Arial" w:hAnsi="Arial" w:cs="Arial"/>
            <w:sz w:val="24"/>
            <w:szCs w:val="24"/>
          </w:rPr>
          <w:delText>não adianta nada</w:delText>
        </w:r>
      </w:del>
      <w:ins w:id="397" w:author="Bruno dos Santos Rodrigues" w:date="2016-12-03T16:31:00Z">
        <w:r w:rsidR="00EB5A8A">
          <w:rPr>
            <w:rFonts w:ascii="Arial" w:eastAsia="Arial" w:hAnsi="Arial" w:cs="Arial"/>
            <w:sz w:val="24"/>
            <w:szCs w:val="24"/>
          </w:rPr>
          <w:t>em nada adianta</w:t>
        </w:r>
      </w:ins>
      <w:r>
        <w:rPr>
          <w:rFonts w:ascii="Arial" w:eastAsia="Arial" w:hAnsi="Arial" w:cs="Arial"/>
          <w:sz w:val="24"/>
          <w:szCs w:val="24"/>
        </w:rPr>
        <w:t xml:space="preserve"> a aplicação ter uma hierarquia de permissões que não reflete como a organização trabalha</w:t>
      </w:r>
      <w:del w:id="398" w:author="Bruno dos Santos Rodrigues" w:date="2016-12-03T16:32:00Z">
        <w:r w:rsidDel="00EB5A8A">
          <w:rPr>
            <w:rFonts w:ascii="Arial" w:eastAsia="Arial" w:hAnsi="Arial" w:cs="Arial"/>
            <w:sz w:val="24"/>
            <w:szCs w:val="24"/>
          </w:rPr>
          <w:delText>,</w:delText>
        </w:r>
      </w:del>
      <w:ins w:id="399" w:author="Bruno dos Santos Rodrigues" w:date="2016-12-03T16:32:00Z">
        <w:r w:rsidR="00EB5A8A">
          <w:rPr>
            <w:rFonts w:ascii="Arial" w:eastAsia="Arial" w:hAnsi="Arial" w:cs="Arial"/>
            <w:sz w:val="24"/>
            <w:szCs w:val="24"/>
          </w:rPr>
          <w:t>.</w:t>
        </w:r>
      </w:ins>
      <w:r>
        <w:rPr>
          <w:rFonts w:ascii="Arial" w:eastAsia="Arial" w:hAnsi="Arial" w:cs="Arial"/>
          <w:sz w:val="24"/>
          <w:szCs w:val="24"/>
        </w:rPr>
        <w:t xml:space="preserve"> </w:t>
      </w:r>
      <w:del w:id="400" w:author="Bruno dos Santos Rodrigues" w:date="2016-12-03T16:32:00Z">
        <w:r w:rsidDel="00EB5A8A">
          <w:rPr>
            <w:rFonts w:ascii="Arial" w:eastAsia="Arial" w:hAnsi="Arial" w:cs="Arial"/>
            <w:sz w:val="24"/>
            <w:szCs w:val="24"/>
          </w:rPr>
          <w:delText>d</w:delText>
        </w:r>
      </w:del>
      <w:ins w:id="401" w:author="Bruno dos Santos Rodrigues" w:date="2016-12-03T16:32:00Z">
        <w:r w:rsidR="00EB5A8A">
          <w:rPr>
            <w:rFonts w:ascii="Arial" w:eastAsia="Arial" w:hAnsi="Arial" w:cs="Arial"/>
            <w:sz w:val="24"/>
            <w:szCs w:val="24"/>
          </w:rPr>
          <w:t>Assim</w:t>
        </w:r>
      </w:ins>
      <w:del w:id="402" w:author="Bruno dos Santos Rodrigues" w:date="2016-12-03T16:32:00Z">
        <w:r w:rsidDel="00EB5A8A">
          <w:rPr>
            <w:rFonts w:ascii="Arial" w:eastAsia="Arial" w:hAnsi="Arial" w:cs="Arial"/>
            <w:sz w:val="24"/>
            <w:szCs w:val="24"/>
          </w:rPr>
          <w:delText>essa maneira</w:delText>
        </w:r>
      </w:del>
      <w:r>
        <w:rPr>
          <w:rFonts w:ascii="Arial" w:eastAsia="Arial" w:hAnsi="Arial" w:cs="Arial"/>
          <w:sz w:val="24"/>
          <w:szCs w:val="24"/>
        </w:rPr>
        <w:t xml:space="preserve"> utilizar o ITIL como base para construir a aplicação facilita essa sintonia, principalmente por ser </w:t>
      </w:r>
      <w:r w:rsidR="00E247E7">
        <w:rPr>
          <w:rFonts w:ascii="Arial" w:eastAsia="Arial" w:hAnsi="Arial" w:cs="Arial"/>
          <w:sz w:val="24"/>
          <w:szCs w:val="24"/>
        </w:rPr>
        <w:t>um framework</w:t>
      </w:r>
      <w:r>
        <w:rPr>
          <w:rFonts w:ascii="Arial" w:eastAsia="Arial" w:hAnsi="Arial" w:cs="Arial"/>
          <w:sz w:val="24"/>
          <w:szCs w:val="24"/>
        </w:rPr>
        <w:t xml:space="preserve"> tão utilizada no mercado.</w:t>
      </w:r>
    </w:p>
    <w:p w14:paraId="0EC70235" w14:textId="63F83F9F" w:rsidR="00DD6A51" w:rsidRDefault="00F372CC">
      <w:pPr>
        <w:spacing w:before="120" w:after="0" w:line="360" w:lineRule="auto"/>
        <w:ind w:firstLine="709"/>
        <w:jc w:val="both"/>
      </w:pPr>
      <w:r>
        <w:rPr>
          <w:rFonts w:ascii="Arial" w:eastAsia="Arial" w:hAnsi="Arial" w:cs="Arial"/>
          <w:sz w:val="24"/>
          <w:szCs w:val="24"/>
        </w:rPr>
        <w:t>Independente d</w:t>
      </w:r>
      <w:del w:id="403" w:author="Bruno dos Santos Rodrigues" w:date="2016-12-03T16:32:00Z">
        <w:r w:rsidDel="00EB5A8A">
          <w:rPr>
            <w:rFonts w:ascii="Arial" w:eastAsia="Arial" w:hAnsi="Arial" w:cs="Arial"/>
            <w:sz w:val="24"/>
            <w:szCs w:val="24"/>
          </w:rPr>
          <w:delText>e uma grande ou pequena</w:delText>
        </w:r>
      </w:del>
      <w:ins w:id="404" w:author="Bruno dos Santos Rodrigues" w:date="2016-12-03T16:32:00Z">
        <w:r w:rsidR="00EB5A8A">
          <w:rPr>
            <w:rFonts w:ascii="Arial" w:eastAsia="Arial" w:hAnsi="Arial" w:cs="Arial"/>
            <w:sz w:val="24"/>
            <w:szCs w:val="24"/>
          </w:rPr>
          <w:t>o tamanho da</w:t>
        </w:r>
      </w:ins>
      <w:r>
        <w:rPr>
          <w:rFonts w:ascii="Arial" w:eastAsia="Arial" w:hAnsi="Arial" w:cs="Arial"/>
          <w:sz w:val="24"/>
          <w:szCs w:val="24"/>
        </w:rPr>
        <w:t xml:space="preserve"> empresa, a alta competitividade do mercado exige que </w:t>
      </w:r>
      <w:del w:id="405" w:author="Bruno dos Santos Rodrigues" w:date="2016-12-03T16:32:00Z">
        <w:r w:rsidDel="00EB5A8A">
          <w:rPr>
            <w:rFonts w:ascii="Arial" w:eastAsia="Arial" w:hAnsi="Arial" w:cs="Arial"/>
            <w:sz w:val="24"/>
            <w:szCs w:val="24"/>
          </w:rPr>
          <w:delText xml:space="preserve">você </w:delText>
        </w:r>
      </w:del>
      <w:ins w:id="406" w:author="Bruno dos Santos Rodrigues" w:date="2016-12-03T16:32:00Z">
        <w:r w:rsidR="00EB5A8A">
          <w:rPr>
            <w:rFonts w:ascii="Arial" w:eastAsia="Arial" w:hAnsi="Arial" w:cs="Arial"/>
            <w:sz w:val="24"/>
            <w:szCs w:val="24"/>
          </w:rPr>
          <w:t xml:space="preserve">se </w:t>
        </w:r>
      </w:ins>
      <w:r>
        <w:rPr>
          <w:rFonts w:ascii="Arial" w:eastAsia="Arial" w:hAnsi="Arial" w:cs="Arial"/>
          <w:sz w:val="24"/>
          <w:szCs w:val="24"/>
        </w:rPr>
        <w:t xml:space="preserve">tenha um grande controle de tudo que acontece </w:t>
      </w:r>
      <w:del w:id="407" w:author="Bruno dos Santos Rodrigues" w:date="2016-12-03T16:33:00Z">
        <w:r w:rsidDel="00EB5A8A">
          <w:rPr>
            <w:rFonts w:ascii="Arial" w:eastAsia="Arial" w:hAnsi="Arial" w:cs="Arial"/>
            <w:sz w:val="24"/>
            <w:szCs w:val="24"/>
          </w:rPr>
          <w:delText>em seu</w:delText>
        </w:r>
      </w:del>
      <w:ins w:id="408" w:author="Bruno dos Santos Rodrigues" w:date="2016-12-03T16:33:00Z">
        <w:r w:rsidR="00EB5A8A">
          <w:rPr>
            <w:rFonts w:ascii="Arial" w:eastAsia="Arial" w:hAnsi="Arial" w:cs="Arial"/>
            <w:sz w:val="24"/>
            <w:szCs w:val="24"/>
          </w:rPr>
          <w:t>no</w:t>
        </w:r>
      </w:ins>
      <w:r>
        <w:rPr>
          <w:rFonts w:ascii="Arial" w:eastAsia="Arial" w:hAnsi="Arial" w:cs="Arial"/>
          <w:sz w:val="24"/>
          <w:szCs w:val="24"/>
        </w:rPr>
        <w:t xml:space="preserve"> negócio. Quando as coisas vão bem acaba-se deixando de lado um pouco esse controle</w:t>
      </w:r>
      <w:del w:id="409" w:author="Bruno dos Santos Rodrigues" w:date="2016-12-03T16:33:00Z">
        <w:r w:rsidDel="00EB5A8A">
          <w:rPr>
            <w:rFonts w:ascii="Arial" w:eastAsia="Arial" w:hAnsi="Arial" w:cs="Arial"/>
            <w:sz w:val="24"/>
            <w:szCs w:val="24"/>
          </w:rPr>
          <w:delText xml:space="preserve">, mas é quando as coisas começam a dar </w:delText>
        </w:r>
        <w:r w:rsidDel="00EB5A8A">
          <w:rPr>
            <w:rFonts w:ascii="Arial" w:eastAsia="Arial" w:hAnsi="Arial" w:cs="Arial"/>
            <w:sz w:val="24"/>
            <w:szCs w:val="24"/>
          </w:rPr>
          <w:lastRenderedPageBreak/>
          <w:delText>errado,</w:delText>
        </w:r>
      </w:del>
      <w:ins w:id="410" w:author="Bruno dos Santos Rodrigues" w:date="2016-12-03T16:33:00Z">
        <w:r w:rsidR="00EB5A8A">
          <w:rPr>
            <w:rFonts w:ascii="Arial" w:eastAsia="Arial" w:hAnsi="Arial" w:cs="Arial"/>
            <w:sz w:val="24"/>
            <w:szCs w:val="24"/>
          </w:rPr>
          <w:t>.</w:t>
        </w:r>
      </w:ins>
      <w:r>
        <w:rPr>
          <w:rFonts w:ascii="Arial" w:eastAsia="Arial" w:hAnsi="Arial" w:cs="Arial"/>
          <w:sz w:val="24"/>
          <w:szCs w:val="24"/>
        </w:rPr>
        <w:t xml:space="preserve"> </w:t>
      </w:r>
      <w:del w:id="411" w:author="Bruno dos Santos Rodrigues" w:date="2016-12-03T16:33:00Z">
        <w:r w:rsidDel="00EB5A8A">
          <w:rPr>
            <w:rFonts w:ascii="Arial" w:eastAsia="Arial" w:hAnsi="Arial" w:cs="Arial"/>
            <w:sz w:val="24"/>
            <w:szCs w:val="24"/>
          </w:rPr>
          <w:delText>s</w:delText>
        </w:r>
      </w:del>
      <w:ins w:id="412" w:author="Bruno dos Santos Rodrigues" w:date="2016-12-03T16:33:00Z">
        <w:r w:rsidR="00EB5A8A">
          <w:rPr>
            <w:rFonts w:ascii="Arial" w:eastAsia="Arial" w:hAnsi="Arial" w:cs="Arial"/>
            <w:sz w:val="24"/>
            <w:szCs w:val="24"/>
          </w:rPr>
          <w:t>S</w:t>
        </w:r>
      </w:ins>
      <w:r>
        <w:rPr>
          <w:rFonts w:ascii="Arial" w:eastAsia="Arial" w:hAnsi="Arial" w:cs="Arial"/>
          <w:sz w:val="24"/>
          <w:szCs w:val="24"/>
        </w:rPr>
        <w:t>em esse controle perde-se tempo, dinheiro e recursos em problemas que poderiam ter sido evitados ou resolvidos de forma bem mais eficiente.</w:t>
      </w:r>
      <w:commentRangeEnd w:id="391"/>
      <w:r w:rsidR="00EB5A8A">
        <w:rPr>
          <w:rStyle w:val="Refdecomentrio"/>
        </w:rPr>
        <w:commentReference w:id="391"/>
      </w:r>
    </w:p>
    <w:p w14:paraId="03AC7656" w14:textId="7D95887C" w:rsidR="00DD6A51" w:rsidRDefault="00F372CC">
      <w:pPr>
        <w:spacing w:before="120" w:after="0" w:line="360" w:lineRule="auto"/>
        <w:ind w:firstLine="709"/>
        <w:jc w:val="both"/>
      </w:pPr>
      <w:r>
        <w:rPr>
          <w:rFonts w:ascii="Arial" w:eastAsia="Arial" w:hAnsi="Arial" w:cs="Arial"/>
          <w:sz w:val="24"/>
          <w:szCs w:val="24"/>
        </w:rPr>
        <w:t xml:space="preserve">Para ajudar nesse controle existem sistemas de </w:t>
      </w:r>
      <w:r>
        <w:rPr>
          <w:rFonts w:ascii="Arial" w:eastAsia="Arial" w:hAnsi="Arial" w:cs="Arial"/>
          <w:i/>
          <w:sz w:val="24"/>
          <w:szCs w:val="24"/>
        </w:rPr>
        <w:t>helpdesk</w:t>
      </w:r>
      <w:r w:rsidR="00675487">
        <w:rPr>
          <w:rFonts w:ascii="Arial" w:eastAsia="Arial" w:hAnsi="Arial" w:cs="Arial"/>
          <w:sz w:val="24"/>
          <w:szCs w:val="24"/>
        </w:rPr>
        <w:t xml:space="preserve"> </w:t>
      </w:r>
      <w:r>
        <w:rPr>
          <w:rFonts w:ascii="Arial" w:eastAsia="Arial" w:hAnsi="Arial" w:cs="Arial"/>
          <w:sz w:val="24"/>
          <w:szCs w:val="24"/>
        </w:rPr>
        <w:t>que ajudam a criar uma base de dados de problemas encontrados e resolvidos e, principalmente, a direcionar e controlar as pessoas que vão cuidar de cada problema.</w:t>
      </w:r>
    </w:p>
    <w:p w14:paraId="0A4474DF" w14:textId="6643F3D7" w:rsidR="00DD6A51" w:rsidRDefault="00F372CC">
      <w:pPr>
        <w:spacing w:before="120" w:after="0" w:line="360" w:lineRule="auto"/>
        <w:ind w:firstLine="709"/>
        <w:jc w:val="both"/>
      </w:pPr>
      <w:r>
        <w:rPr>
          <w:rFonts w:ascii="Arial" w:eastAsia="Arial" w:hAnsi="Arial" w:cs="Arial"/>
          <w:sz w:val="24"/>
          <w:szCs w:val="24"/>
        </w:rPr>
        <w:t>No presente trabalho é dada uma visão geral das boas práticas apresentadas pela biblioteca ITIL (</w:t>
      </w:r>
      <w:r>
        <w:rPr>
          <w:rFonts w:ascii="Arial" w:eastAsia="Arial" w:hAnsi="Arial" w:cs="Arial"/>
          <w:i/>
          <w:sz w:val="24"/>
          <w:szCs w:val="24"/>
        </w:rPr>
        <w:t>Information Technology Infrastructure Library</w:t>
      </w:r>
      <w:r>
        <w:rPr>
          <w:rFonts w:ascii="Arial" w:eastAsia="Arial" w:hAnsi="Arial" w:cs="Arial"/>
          <w:sz w:val="24"/>
          <w:szCs w:val="24"/>
        </w:rPr>
        <w:t xml:space="preserve">), uma série de livros que ajudam a organizar o parque tecnológico das empresas de forma controlada e </w:t>
      </w:r>
      <w:commentRangeStart w:id="413"/>
      <w:r>
        <w:rPr>
          <w:rFonts w:ascii="Arial" w:eastAsia="Arial" w:hAnsi="Arial" w:cs="Arial"/>
          <w:sz w:val="24"/>
          <w:szCs w:val="24"/>
        </w:rPr>
        <w:t>eficiente</w:t>
      </w:r>
      <w:del w:id="414" w:author="Bruno dos Santos Rodrigues" w:date="2016-12-03T16:35:00Z">
        <w:r w:rsidDel="0045598C">
          <w:rPr>
            <w:rFonts w:ascii="Arial" w:eastAsia="Arial" w:hAnsi="Arial" w:cs="Arial"/>
            <w:sz w:val="24"/>
            <w:szCs w:val="24"/>
          </w:rPr>
          <w:delText>,</w:delText>
        </w:r>
      </w:del>
      <w:ins w:id="415" w:author="Bruno dos Santos Rodrigues" w:date="2016-12-03T16:35:00Z">
        <w:r w:rsidR="0045598C">
          <w:rPr>
            <w:rFonts w:ascii="Arial" w:eastAsia="Arial" w:hAnsi="Arial" w:cs="Arial"/>
            <w:sz w:val="24"/>
            <w:szCs w:val="24"/>
          </w:rPr>
          <w:t>.</w:t>
        </w:r>
      </w:ins>
      <w:r>
        <w:rPr>
          <w:rFonts w:ascii="Arial" w:eastAsia="Arial" w:hAnsi="Arial" w:cs="Arial"/>
          <w:sz w:val="24"/>
          <w:szCs w:val="24"/>
        </w:rPr>
        <w:t xml:space="preserve"> </w:t>
      </w:r>
      <w:del w:id="416" w:author="Bruno dos Santos Rodrigues" w:date="2016-12-03T16:35:00Z">
        <w:r w:rsidDel="0045598C">
          <w:rPr>
            <w:rFonts w:ascii="Arial" w:eastAsia="Arial" w:hAnsi="Arial" w:cs="Arial"/>
            <w:sz w:val="24"/>
            <w:szCs w:val="24"/>
          </w:rPr>
          <w:delText>n</w:delText>
        </w:r>
      </w:del>
      <w:ins w:id="417" w:author="Bruno dos Santos Rodrigues" w:date="2016-12-03T16:35:00Z">
        <w:r w:rsidR="0045598C">
          <w:rPr>
            <w:rFonts w:ascii="Arial" w:eastAsia="Arial" w:hAnsi="Arial" w:cs="Arial"/>
            <w:sz w:val="24"/>
            <w:szCs w:val="24"/>
          </w:rPr>
          <w:t>N</w:t>
        </w:r>
      </w:ins>
      <w:r>
        <w:rPr>
          <w:rFonts w:ascii="Arial" w:eastAsia="Arial" w:hAnsi="Arial" w:cs="Arial"/>
          <w:sz w:val="24"/>
          <w:szCs w:val="24"/>
        </w:rPr>
        <w:t>essa biblioteca não é dito o como fazer, mas sim o que fazer, ficando aberto a interpretações para melhor adaptar o que é dito para a real necessidade da empresa.</w:t>
      </w:r>
    </w:p>
    <w:p w14:paraId="7F444841" w14:textId="4CA54B62" w:rsidR="00DD6A51" w:rsidRDefault="00F372CC">
      <w:pPr>
        <w:spacing w:before="120" w:after="0" w:line="360" w:lineRule="auto"/>
        <w:ind w:firstLine="709"/>
        <w:jc w:val="both"/>
      </w:pPr>
      <w:r>
        <w:rPr>
          <w:rFonts w:ascii="Arial" w:eastAsia="Arial" w:hAnsi="Arial" w:cs="Arial"/>
          <w:sz w:val="24"/>
          <w:szCs w:val="24"/>
        </w:rPr>
        <w:t>Através do que está nessa biblioteca</w:t>
      </w:r>
      <w:ins w:id="418" w:author="Bruno dos Santos Rodrigues" w:date="2016-12-03T16:36:00Z">
        <w:r w:rsidR="0045598C">
          <w:rPr>
            <w:rFonts w:ascii="Arial" w:eastAsia="Arial" w:hAnsi="Arial" w:cs="Arial"/>
            <w:sz w:val="24"/>
            <w:szCs w:val="24"/>
          </w:rPr>
          <w:t>,</w:t>
        </w:r>
      </w:ins>
      <w:r>
        <w:rPr>
          <w:rFonts w:ascii="Arial" w:eastAsia="Arial" w:hAnsi="Arial" w:cs="Arial"/>
          <w:sz w:val="24"/>
          <w:szCs w:val="24"/>
        </w:rPr>
        <w:t xml:space="preserve"> </w:t>
      </w:r>
      <w:del w:id="419" w:author="Bruno dos Santos Rodrigues" w:date="2016-12-03T16:36:00Z">
        <w:r w:rsidDel="0045598C">
          <w:rPr>
            <w:rFonts w:ascii="Arial" w:eastAsia="Arial" w:hAnsi="Arial" w:cs="Arial"/>
            <w:sz w:val="24"/>
            <w:szCs w:val="24"/>
          </w:rPr>
          <w:delText>o presente</w:delText>
        </w:r>
      </w:del>
      <w:ins w:id="420" w:author="Bruno dos Santos Rodrigues" w:date="2016-12-03T16:36:00Z">
        <w:r w:rsidR="0045598C">
          <w:rPr>
            <w:rFonts w:ascii="Arial" w:eastAsia="Arial" w:hAnsi="Arial" w:cs="Arial"/>
            <w:sz w:val="24"/>
            <w:szCs w:val="24"/>
          </w:rPr>
          <w:t>este</w:t>
        </w:r>
      </w:ins>
      <w:r>
        <w:rPr>
          <w:rFonts w:ascii="Arial" w:eastAsia="Arial" w:hAnsi="Arial" w:cs="Arial"/>
          <w:sz w:val="24"/>
          <w:szCs w:val="24"/>
        </w:rPr>
        <w:t xml:space="preserve"> trabalho guia de tal forma que auxilie o </w:t>
      </w:r>
      <w:r>
        <w:rPr>
          <w:rFonts w:ascii="Arial" w:eastAsia="Arial" w:hAnsi="Arial" w:cs="Arial"/>
          <w:i/>
          <w:sz w:val="24"/>
          <w:szCs w:val="24"/>
        </w:rPr>
        <w:t>helpdesk</w:t>
      </w:r>
      <w:r>
        <w:rPr>
          <w:rFonts w:ascii="Arial" w:eastAsia="Arial" w:hAnsi="Arial" w:cs="Arial"/>
          <w:sz w:val="24"/>
          <w:szCs w:val="24"/>
        </w:rPr>
        <w:t xml:space="preserve"> da empresa a alinhar </w:t>
      </w:r>
      <w:del w:id="421" w:author="Bruno dos Santos Rodrigues" w:date="2016-12-03T16:36:00Z">
        <w:r w:rsidDel="0045598C">
          <w:rPr>
            <w:rFonts w:ascii="Arial" w:eastAsia="Arial" w:hAnsi="Arial" w:cs="Arial"/>
            <w:sz w:val="24"/>
            <w:szCs w:val="24"/>
          </w:rPr>
          <w:delText xml:space="preserve">as </w:delText>
        </w:r>
      </w:del>
      <w:ins w:id="422" w:author="Bruno dos Santos Rodrigues" w:date="2016-12-03T16:36:00Z">
        <w:r w:rsidR="0045598C">
          <w:rPr>
            <w:rFonts w:ascii="Arial" w:eastAsia="Arial" w:hAnsi="Arial" w:cs="Arial"/>
            <w:sz w:val="24"/>
            <w:szCs w:val="24"/>
          </w:rPr>
          <w:t xml:space="preserve">suas </w:t>
        </w:r>
      </w:ins>
      <w:r>
        <w:rPr>
          <w:rFonts w:ascii="Arial" w:eastAsia="Arial" w:hAnsi="Arial" w:cs="Arial"/>
          <w:sz w:val="24"/>
          <w:szCs w:val="24"/>
        </w:rPr>
        <w:t xml:space="preserve">necessidades </w:t>
      </w:r>
      <w:del w:id="423" w:author="Bruno dos Santos Rodrigues" w:date="2016-12-03T16:36:00Z">
        <w:r w:rsidDel="0045598C">
          <w:rPr>
            <w:rFonts w:ascii="Arial" w:eastAsia="Arial" w:hAnsi="Arial" w:cs="Arial"/>
            <w:sz w:val="24"/>
            <w:szCs w:val="24"/>
          </w:rPr>
          <w:delText xml:space="preserve">da mesma </w:delText>
        </w:r>
      </w:del>
      <w:r>
        <w:rPr>
          <w:rFonts w:ascii="Arial" w:eastAsia="Arial" w:hAnsi="Arial" w:cs="Arial"/>
          <w:sz w:val="24"/>
          <w:szCs w:val="24"/>
        </w:rPr>
        <w:t>com as boas práticas propostas pelo ITIL.</w:t>
      </w:r>
      <w:commentRangeEnd w:id="413"/>
      <w:r w:rsidR="0045598C">
        <w:rPr>
          <w:rStyle w:val="Refdecomentrio"/>
        </w:rPr>
        <w:commentReference w:id="413"/>
      </w:r>
    </w:p>
    <w:p w14:paraId="3DB2D6B0" w14:textId="00EAB8A8" w:rsidR="0045598C" w:rsidRPr="0045598C" w:rsidRDefault="00F372CC">
      <w:pPr>
        <w:spacing w:before="120" w:after="0" w:line="360" w:lineRule="auto"/>
        <w:ind w:firstLine="709"/>
        <w:jc w:val="both"/>
      </w:pPr>
      <w:r>
        <w:rPr>
          <w:rFonts w:ascii="Arial" w:eastAsia="Arial" w:hAnsi="Arial" w:cs="Arial"/>
          <w:sz w:val="24"/>
          <w:szCs w:val="24"/>
        </w:rPr>
        <w:t>De um modo geral</w:t>
      </w:r>
      <w:ins w:id="424" w:author="Bruno dos Santos Rodrigues" w:date="2016-12-03T16:36:00Z">
        <w:r w:rsidR="0045598C">
          <w:rPr>
            <w:rFonts w:ascii="Arial" w:eastAsia="Arial" w:hAnsi="Arial" w:cs="Arial"/>
            <w:sz w:val="24"/>
            <w:szCs w:val="24"/>
          </w:rPr>
          <w:t>,</w:t>
        </w:r>
      </w:ins>
      <w:r>
        <w:rPr>
          <w:rFonts w:ascii="Arial" w:eastAsia="Arial" w:hAnsi="Arial" w:cs="Arial"/>
          <w:sz w:val="24"/>
          <w:szCs w:val="24"/>
        </w:rPr>
        <w:t xml:space="preserve"> o </w:t>
      </w:r>
      <w:r>
        <w:rPr>
          <w:rFonts w:ascii="Arial" w:eastAsia="Arial" w:hAnsi="Arial" w:cs="Arial"/>
          <w:i/>
          <w:sz w:val="24"/>
          <w:szCs w:val="24"/>
        </w:rPr>
        <w:t>helpdesk</w:t>
      </w:r>
      <w:r>
        <w:rPr>
          <w:rFonts w:ascii="Arial" w:eastAsia="Arial" w:hAnsi="Arial" w:cs="Arial"/>
          <w:sz w:val="24"/>
          <w:szCs w:val="24"/>
        </w:rPr>
        <w:t xml:space="preserve"> conversa com todas as áreas da empresa, pois todas geram problemas, que geram demandas, que se tornam chamados e são documentados no sistema de </w:t>
      </w:r>
      <w:r>
        <w:rPr>
          <w:rFonts w:ascii="Arial" w:eastAsia="Arial" w:hAnsi="Arial" w:cs="Arial"/>
          <w:i/>
          <w:sz w:val="24"/>
          <w:szCs w:val="24"/>
        </w:rPr>
        <w:t>helpdesk</w:t>
      </w:r>
      <w:r>
        <w:rPr>
          <w:rFonts w:ascii="Arial" w:eastAsia="Arial" w:hAnsi="Arial" w:cs="Arial"/>
          <w:sz w:val="24"/>
          <w:szCs w:val="24"/>
        </w:rPr>
        <w:t xml:space="preserve">. </w:t>
      </w:r>
      <w:commentRangeStart w:id="425"/>
      <w:ins w:id="426" w:author="Bruno dos Santos Rodrigues" w:date="2016-12-03T16:37:00Z">
        <w:r w:rsidR="0045598C">
          <w:rPr>
            <w:rFonts w:ascii="Arial" w:eastAsia="Arial" w:hAnsi="Arial" w:cs="Arial"/>
            <w:sz w:val="24"/>
            <w:szCs w:val="24"/>
          </w:rPr>
          <w:t xml:space="preserve">No </w:t>
        </w:r>
        <w:r w:rsidR="0045598C" w:rsidRPr="0045598C">
          <w:rPr>
            <w:rFonts w:ascii="Arial" w:eastAsia="Arial" w:hAnsi="Arial" w:cs="Arial"/>
            <w:i/>
            <w:sz w:val="24"/>
            <w:szCs w:val="24"/>
            <w:rPrChange w:id="427" w:author="Bruno dos Santos Rodrigues" w:date="2016-12-03T16:37:00Z">
              <w:rPr>
                <w:rFonts w:ascii="Arial" w:eastAsia="Arial" w:hAnsi="Arial" w:cs="Arial"/>
                <w:sz w:val="24"/>
                <w:szCs w:val="24"/>
              </w:rPr>
            </w:rPrChange>
          </w:rPr>
          <w:t>helpdesk</w:t>
        </w:r>
        <w:r w:rsidR="0045598C">
          <w:rPr>
            <w:rFonts w:ascii="Arial" w:eastAsia="Arial" w:hAnsi="Arial" w:cs="Arial"/>
            <w:i/>
            <w:sz w:val="24"/>
            <w:szCs w:val="24"/>
          </w:rPr>
          <w:t xml:space="preserve"> </w:t>
        </w:r>
        <w:r w:rsidR="0045598C">
          <w:rPr>
            <w:rFonts w:ascii="Arial" w:eastAsia="Arial" w:hAnsi="Arial" w:cs="Arial"/>
            <w:sz w:val="24"/>
            <w:szCs w:val="24"/>
          </w:rPr>
          <w:t>chamado é toda solicitação feita pelo cliente a ser analisada e atendida pelo departamento responsável.</w:t>
        </w:r>
      </w:ins>
      <w:ins w:id="428" w:author="Bruno dos Santos Rodrigues" w:date="2016-12-03T16:40:00Z">
        <w:r w:rsidR="0045598C">
          <w:rPr>
            <w:rFonts w:ascii="Arial" w:eastAsia="Arial" w:hAnsi="Arial" w:cs="Arial"/>
            <w:sz w:val="24"/>
            <w:szCs w:val="24"/>
          </w:rPr>
          <w:t xml:space="preserve"> </w:t>
        </w:r>
      </w:ins>
      <w:ins w:id="429" w:author="Bruno dos Santos Rodrigues" w:date="2016-12-03T16:37:00Z">
        <w:r w:rsidR="0045598C">
          <w:rPr>
            <w:rFonts w:ascii="Arial" w:eastAsia="Arial" w:hAnsi="Arial" w:cs="Arial"/>
            <w:sz w:val="24"/>
            <w:szCs w:val="24"/>
          </w:rPr>
          <w:t>Segundo o dicionário</w:t>
        </w:r>
      </w:ins>
      <w:ins w:id="430" w:author="Bruno dos Santos Rodrigues" w:date="2016-12-03T16:39:00Z">
        <w:r w:rsidR="0045598C">
          <w:rPr>
            <w:rFonts w:ascii="Arial" w:eastAsia="Arial" w:hAnsi="Arial" w:cs="Arial"/>
            <w:sz w:val="24"/>
            <w:szCs w:val="24"/>
          </w:rPr>
          <w:t xml:space="preserve"> UNESP de português contenmporâneo, chamado tem como sin</w:t>
        </w:r>
      </w:ins>
      <w:ins w:id="431" w:author="Bruno dos Santos Rodrigues" w:date="2016-12-03T16:40:00Z">
        <w:r w:rsidR="0045598C">
          <w:rPr>
            <w:rFonts w:ascii="Arial" w:eastAsia="Arial" w:hAnsi="Arial" w:cs="Arial"/>
            <w:sz w:val="24"/>
            <w:szCs w:val="24"/>
          </w:rPr>
          <w:t xml:space="preserve">ônimo apelo, por isso o emprego dessa palavra no </w:t>
        </w:r>
        <w:r w:rsidR="0045598C" w:rsidRPr="0045598C">
          <w:rPr>
            <w:rFonts w:ascii="Arial" w:eastAsia="Arial" w:hAnsi="Arial" w:cs="Arial"/>
            <w:i/>
            <w:sz w:val="24"/>
            <w:szCs w:val="24"/>
            <w:rPrChange w:id="432" w:author="Bruno dos Santos Rodrigues" w:date="2016-12-03T16:40:00Z">
              <w:rPr>
                <w:rFonts w:ascii="Arial" w:eastAsia="Arial" w:hAnsi="Arial" w:cs="Arial"/>
                <w:sz w:val="24"/>
                <w:szCs w:val="24"/>
              </w:rPr>
            </w:rPrChange>
          </w:rPr>
          <w:t>helpdesk</w:t>
        </w:r>
        <w:r w:rsidR="0045598C" w:rsidRPr="0045598C">
          <w:rPr>
            <w:rFonts w:ascii="Arial" w:eastAsia="Arial" w:hAnsi="Arial" w:cs="Arial"/>
            <w:sz w:val="24"/>
            <w:szCs w:val="24"/>
            <w:rPrChange w:id="433" w:author="Bruno dos Santos Rodrigues" w:date="2016-12-03T16:40:00Z">
              <w:rPr>
                <w:rFonts w:ascii="Arial" w:eastAsia="Arial" w:hAnsi="Arial" w:cs="Arial"/>
                <w:i/>
                <w:sz w:val="24"/>
                <w:szCs w:val="24"/>
              </w:rPr>
            </w:rPrChange>
          </w:rPr>
          <w:t>.</w:t>
        </w:r>
        <w:commentRangeEnd w:id="425"/>
        <w:r w:rsidR="0045598C">
          <w:rPr>
            <w:rStyle w:val="Refdecomentrio"/>
          </w:rPr>
          <w:commentReference w:id="425"/>
        </w:r>
      </w:ins>
    </w:p>
    <w:p w14:paraId="5EF3E3AC" w14:textId="20327028" w:rsidR="00DD6A51" w:rsidRDefault="00F372CC">
      <w:pPr>
        <w:spacing w:before="120" w:after="0" w:line="360" w:lineRule="auto"/>
        <w:ind w:firstLine="709"/>
        <w:jc w:val="both"/>
      </w:pPr>
      <w:r>
        <w:rPr>
          <w:rFonts w:ascii="Arial" w:eastAsia="Arial" w:hAnsi="Arial" w:cs="Arial"/>
          <w:sz w:val="24"/>
          <w:szCs w:val="24"/>
        </w:rPr>
        <w:t xml:space="preserve">O </w:t>
      </w:r>
      <w:r>
        <w:rPr>
          <w:rFonts w:ascii="Arial" w:eastAsia="Arial" w:hAnsi="Arial" w:cs="Arial"/>
          <w:i/>
          <w:sz w:val="24"/>
          <w:szCs w:val="24"/>
        </w:rPr>
        <w:t>helpdesk</w:t>
      </w:r>
      <w:r>
        <w:rPr>
          <w:rFonts w:ascii="Arial" w:eastAsia="Arial" w:hAnsi="Arial" w:cs="Arial"/>
          <w:sz w:val="24"/>
          <w:szCs w:val="24"/>
        </w:rPr>
        <w:t xml:space="preserve"> é conhecido como o departamento que você liga para quando esqueceu a senha de e-mail, precisa configurar a impressora ou porque a “lu</w:t>
      </w:r>
      <w:del w:id="434" w:author="Bruno dos Santos Rodrigues" w:date="2016-12-03T16:40:00Z">
        <w:r w:rsidDel="0045598C">
          <w:rPr>
            <w:rFonts w:ascii="Arial" w:eastAsia="Arial" w:hAnsi="Arial" w:cs="Arial"/>
            <w:sz w:val="24"/>
            <w:szCs w:val="24"/>
          </w:rPr>
          <w:delText>i</w:delText>
        </w:r>
      </w:del>
      <w:r>
        <w:rPr>
          <w:rFonts w:ascii="Arial" w:eastAsia="Arial" w:hAnsi="Arial" w:cs="Arial"/>
          <w:sz w:val="24"/>
          <w:szCs w:val="24"/>
        </w:rPr>
        <w:t>zinha” da “caixa preta” não acende. Porém</w:t>
      </w:r>
      <w:ins w:id="435" w:author="Bruno dos Santos Rodrigues" w:date="2016-12-03T16:41:00Z">
        <w:r w:rsidR="0045598C">
          <w:rPr>
            <w:rFonts w:ascii="Arial" w:eastAsia="Arial" w:hAnsi="Arial" w:cs="Arial"/>
            <w:sz w:val="24"/>
            <w:szCs w:val="24"/>
          </w:rPr>
          <w:t>,</w:t>
        </w:r>
      </w:ins>
      <w:r>
        <w:rPr>
          <w:rFonts w:ascii="Arial" w:eastAsia="Arial" w:hAnsi="Arial" w:cs="Arial"/>
          <w:sz w:val="24"/>
          <w:szCs w:val="24"/>
        </w:rPr>
        <w:t xml:space="preserve"> a função deste departamento vai muito além de instalar drivers, trocar senhas e outros equipamentos.</w:t>
      </w:r>
    </w:p>
    <w:p w14:paraId="4D722F9A" w14:textId="6BA7BEE0" w:rsidR="00DD6A51" w:rsidDel="00A31D4E" w:rsidRDefault="00F372CC">
      <w:pPr>
        <w:spacing w:before="120" w:after="0" w:line="360" w:lineRule="auto"/>
        <w:ind w:firstLine="709"/>
        <w:jc w:val="both"/>
        <w:rPr>
          <w:del w:id="436" w:author="Bruno dos Santos Rodrigues" w:date="2016-12-03T18:20:00Z"/>
        </w:rPr>
      </w:pPr>
      <w:r>
        <w:rPr>
          <w:rFonts w:ascii="Arial" w:eastAsia="Arial" w:hAnsi="Arial" w:cs="Arial"/>
          <w:sz w:val="24"/>
          <w:szCs w:val="24"/>
        </w:rPr>
        <w:t xml:space="preserve">No </w:t>
      </w:r>
      <w:r>
        <w:rPr>
          <w:rFonts w:ascii="Arial" w:eastAsia="Arial" w:hAnsi="Arial" w:cs="Arial"/>
          <w:i/>
          <w:sz w:val="24"/>
          <w:szCs w:val="24"/>
        </w:rPr>
        <w:t>helpdesk</w:t>
      </w:r>
      <w:r>
        <w:rPr>
          <w:rFonts w:ascii="Arial" w:eastAsia="Arial" w:hAnsi="Arial" w:cs="Arial"/>
          <w:sz w:val="24"/>
          <w:szCs w:val="24"/>
        </w:rPr>
        <w:t xml:space="preserve"> concentram-se profissionais que, com algum conhecimento específico, podem analisar o problema e cortar pela raiz o que está atrasando o fluxo produtivo da </w:t>
      </w:r>
      <w:commentRangeStart w:id="437"/>
      <w:r>
        <w:rPr>
          <w:rFonts w:ascii="Arial" w:eastAsia="Arial" w:hAnsi="Arial" w:cs="Arial"/>
          <w:sz w:val="24"/>
          <w:szCs w:val="24"/>
        </w:rPr>
        <w:t>empresa</w:t>
      </w:r>
      <w:commentRangeEnd w:id="437"/>
      <w:r w:rsidR="0045598C">
        <w:rPr>
          <w:rStyle w:val="Refdecomentrio"/>
        </w:rPr>
        <w:commentReference w:id="437"/>
      </w:r>
      <w:r>
        <w:rPr>
          <w:rFonts w:ascii="Arial" w:eastAsia="Arial" w:hAnsi="Arial" w:cs="Arial"/>
          <w:sz w:val="24"/>
          <w:szCs w:val="24"/>
        </w:rPr>
        <w:t>.</w:t>
      </w:r>
    </w:p>
    <w:p w14:paraId="5858A76C" w14:textId="7C6C1C49" w:rsidR="00A241FA" w:rsidDel="00A31D4E" w:rsidRDefault="00A241FA">
      <w:pPr>
        <w:spacing w:before="120" w:after="0" w:line="360" w:lineRule="auto"/>
        <w:ind w:firstLine="709"/>
        <w:jc w:val="both"/>
        <w:rPr>
          <w:del w:id="438" w:author="Bruno dos Santos Rodrigues" w:date="2016-12-03T18:20:00Z"/>
          <w:rFonts w:ascii="Arial" w:eastAsia="Arial" w:hAnsi="Arial" w:cs="Arial"/>
          <w:sz w:val="24"/>
          <w:szCs w:val="24"/>
        </w:rPr>
      </w:pPr>
    </w:p>
    <w:p w14:paraId="6E830A50" w14:textId="5A860DE2" w:rsidR="00A241FA" w:rsidDel="00A31D4E" w:rsidRDefault="00A241FA">
      <w:pPr>
        <w:spacing w:before="120" w:after="0" w:line="360" w:lineRule="auto"/>
        <w:ind w:firstLine="709"/>
        <w:jc w:val="both"/>
        <w:rPr>
          <w:del w:id="439" w:author="Bruno dos Santos Rodrigues" w:date="2016-12-03T18:20:00Z"/>
          <w:rFonts w:ascii="Arial" w:eastAsia="Arial" w:hAnsi="Arial" w:cs="Arial"/>
          <w:sz w:val="24"/>
          <w:szCs w:val="24"/>
        </w:rPr>
      </w:pPr>
    </w:p>
    <w:p w14:paraId="3098F2ED" w14:textId="48F1AFB6" w:rsidR="00DD6A51" w:rsidRDefault="00F372CC">
      <w:pPr>
        <w:spacing w:before="120" w:after="0" w:line="360" w:lineRule="auto"/>
        <w:ind w:firstLine="709"/>
        <w:jc w:val="both"/>
      </w:pPr>
      <w:r>
        <w:rPr>
          <w:rFonts w:ascii="Arial" w:eastAsia="Arial" w:hAnsi="Arial" w:cs="Arial"/>
          <w:sz w:val="24"/>
          <w:szCs w:val="24"/>
        </w:rPr>
        <w:lastRenderedPageBreak/>
        <w:t xml:space="preserve">Segundo </w:t>
      </w:r>
      <w:ins w:id="440" w:author="Bruno dos Santos Rodrigues" w:date="2016-12-03T21:22:00Z">
        <w:r w:rsidR="007B5338" w:rsidRPr="007B5338">
          <w:rPr>
            <w:rFonts w:ascii="Arial" w:eastAsia="Arial" w:hAnsi="Arial" w:cs="Arial"/>
            <w:sz w:val="24"/>
            <w:szCs w:val="24"/>
          </w:rPr>
          <w:t>FERNANDES</w:t>
        </w:r>
      </w:ins>
      <w:del w:id="441" w:author="Bruno dos Santos Rodrigues" w:date="2016-12-03T21:22:00Z">
        <w:r w:rsidDel="007B5338">
          <w:rPr>
            <w:rFonts w:ascii="Arial" w:eastAsia="Arial" w:hAnsi="Arial" w:cs="Arial"/>
            <w:sz w:val="24"/>
            <w:szCs w:val="24"/>
          </w:rPr>
          <w:delText>VIVIANE</w:delText>
        </w:r>
      </w:del>
      <w:r>
        <w:rPr>
          <w:rFonts w:ascii="Arial" w:eastAsia="Arial" w:hAnsi="Arial" w:cs="Arial"/>
          <w:sz w:val="24"/>
          <w:szCs w:val="24"/>
        </w:rPr>
        <w:t>:</w:t>
      </w:r>
    </w:p>
    <w:p w14:paraId="76AC289D" w14:textId="0FB80720" w:rsidR="00DD6A51" w:rsidRDefault="00F372CC">
      <w:pPr>
        <w:spacing w:before="120" w:after="0" w:line="360" w:lineRule="auto"/>
        <w:ind w:firstLine="709"/>
        <w:jc w:val="both"/>
      </w:pPr>
      <w:r>
        <w:rPr>
          <w:rFonts w:ascii="Arial" w:eastAsia="Arial" w:hAnsi="Arial" w:cs="Arial"/>
          <w:sz w:val="24"/>
          <w:szCs w:val="24"/>
        </w:rPr>
        <w:t xml:space="preserve">“Além de atuar como ponto único de contato do usuário/cliente com a TI, o </w:t>
      </w:r>
      <w:r>
        <w:rPr>
          <w:rFonts w:ascii="Arial" w:eastAsia="Arial" w:hAnsi="Arial" w:cs="Arial"/>
          <w:i/>
          <w:sz w:val="24"/>
          <w:szCs w:val="24"/>
        </w:rPr>
        <w:t>helpdesk</w:t>
      </w:r>
      <w:r>
        <w:rPr>
          <w:rFonts w:ascii="Arial" w:eastAsia="Arial" w:hAnsi="Arial" w:cs="Arial"/>
          <w:sz w:val="24"/>
          <w:szCs w:val="24"/>
        </w:rPr>
        <w:t xml:space="preserve"> registra e administra incidentes, buscando restaurar a operação normal do serviço o mais rápido possível. Assim, pode-se dizer que a “imagem” da TI é transmitida ao usuário/cliente através do </w:t>
      </w:r>
      <w:r>
        <w:rPr>
          <w:rFonts w:ascii="Arial" w:eastAsia="Arial" w:hAnsi="Arial" w:cs="Arial"/>
          <w:i/>
          <w:sz w:val="24"/>
          <w:szCs w:val="24"/>
        </w:rPr>
        <w:t>helpdesk</w:t>
      </w:r>
      <w:r>
        <w:rPr>
          <w:rFonts w:ascii="Arial" w:eastAsia="Arial" w:hAnsi="Arial" w:cs="Arial"/>
          <w:sz w:val="24"/>
          <w:szCs w:val="24"/>
        </w:rPr>
        <w:t xml:space="preserve"> e, por este motivo, o departame</w:t>
      </w:r>
      <w:r w:rsidR="00A241FA">
        <w:rPr>
          <w:rFonts w:ascii="Arial" w:eastAsia="Arial" w:hAnsi="Arial" w:cs="Arial"/>
          <w:sz w:val="24"/>
          <w:szCs w:val="24"/>
        </w:rPr>
        <w:t>nto merece atenção especial. ”</w:t>
      </w:r>
    </w:p>
    <w:p w14:paraId="459F09EB" w14:textId="217FB666" w:rsidR="00DD6A51" w:rsidRDefault="0045598C">
      <w:pPr>
        <w:spacing w:before="120" w:after="0" w:line="360" w:lineRule="auto"/>
        <w:ind w:firstLine="709"/>
        <w:jc w:val="both"/>
      </w:pPr>
      <w:ins w:id="442" w:author="Bruno dos Santos Rodrigues" w:date="2016-12-03T16:41:00Z">
        <w:r>
          <w:rPr>
            <w:rFonts w:ascii="Arial" w:eastAsia="Arial" w:hAnsi="Arial" w:cs="Arial"/>
            <w:sz w:val="24"/>
            <w:szCs w:val="24"/>
          </w:rPr>
          <w:t xml:space="preserve">É </w:t>
        </w:r>
      </w:ins>
      <w:del w:id="443" w:author="Bruno dos Santos Rodrigues" w:date="2016-12-03T16:42:00Z">
        <w:r w:rsidR="00F372CC" w:rsidDel="0045598C">
          <w:rPr>
            <w:rFonts w:ascii="Arial" w:eastAsia="Arial" w:hAnsi="Arial" w:cs="Arial"/>
            <w:sz w:val="24"/>
            <w:szCs w:val="24"/>
          </w:rPr>
          <w:delText>N</w:delText>
        </w:r>
      </w:del>
      <w:ins w:id="444" w:author="Bruno dos Santos Rodrigues" w:date="2016-12-03T16:42:00Z">
        <w:r>
          <w:rPr>
            <w:rFonts w:ascii="Arial" w:eastAsia="Arial" w:hAnsi="Arial" w:cs="Arial"/>
            <w:sz w:val="24"/>
            <w:szCs w:val="24"/>
          </w:rPr>
          <w:t>n</w:t>
        </w:r>
      </w:ins>
      <w:r w:rsidR="00F372CC">
        <w:rPr>
          <w:rFonts w:ascii="Arial" w:eastAsia="Arial" w:hAnsi="Arial" w:cs="Arial"/>
          <w:sz w:val="24"/>
          <w:szCs w:val="24"/>
        </w:rPr>
        <w:t xml:space="preserve">o </w:t>
      </w:r>
      <w:r w:rsidR="00F372CC">
        <w:rPr>
          <w:rFonts w:ascii="Arial" w:eastAsia="Arial" w:hAnsi="Arial" w:cs="Arial"/>
          <w:i/>
          <w:sz w:val="24"/>
          <w:szCs w:val="24"/>
        </w:rPr>
        <w:t>helpdesk</w:t>
      </w:r>
      <w:r w:rsidR="00F372CC">
        <w:rPr>
          <w:rFonts w:ascii="Arial" w:eastAsia="Arial" w:hAnsi="Arial" w:cs="Arial"/>
          <w:sz w:val="24"/>
          <w:szCs w:val="24"/>
        </w:rPr>
        <w:t xml:space="preserve"> que temos a maior parte do processo de Gerenciamento de Problemas, </w:t>
      </w:r>
      <w:del w:id="445" w:author="Bruno dos Santos Rodrigues" w:date="2016-12-03T16:42:00Z">
        <w:r w:rsidR="00F372CC" w:rsidDel="0045598C">
          <w:rPr>
            <w:rFonts w:ascii="Arial" w:eastAsia="Arial" w:hAnsi="Arial" w:cs="Arial"/>
            <w:sz w:val="24"/>
            <w:szCs w:val="24"/>
          </w:rPr>
          <w:delText>o objetivo desse processo no ITIL</w:delText>
        </w:r>
      </w:del>
      <w:ins w:id="446" w:author="Bruno dos Santos Rodrigues" w:date="2016-12-03T16:42:00Z">
        <w:r>
          <w:rPr>
            <w:rFonts w:ascii="Arial" w:eastAsia="Arial" w:hAnsi="Arial" w:cs="Arial"/>
            <w:sz w:val="24"/>
            <w:szCs w:val="24"/>
          </w:rPr>
          <w:t xml:space="preserve">seu </w:t>
        </w:r>
        <w:commentRangeStart w:id="447"/>
        <w:r>
          <w:rPr>
            <w:rFonts w:ascii="Arial" w:eastAsia="Arial" w:hAnsi="Arial" w:cs="Arial"/>
            <w:sz w:val="24"/>
            <w:szCs w:val="24"/>
          </w:rPr>
          <w:t>objetivo</w:t>
        </w:r>
      </w:ins>
      <w:commentRangeEnd w:id="447"/>
      <w:ins w:id="448" w:author="Bruno dos Santos Rodrigues" w:date="2016-12-03T16:43:00Z">
        <w:r>
          <w:rPr>
            <w:rStyle w:val="Refdecomentrio"/>
          </w:rPr>
          <w:commentReference w:id="447"/>
        </w:r>
      </w:ins>
      <w:r w:rsidR="00F372CC">
        <w:rPr>
          <w:rFonts w:ascii="Arial" w:eastAsia="Arial" w:hAnsi="Arial" w:cs="Arial"/>
          <w:sz w:val="24"/>
          <w:szCs w:val="24"/>
        </w:rPr>
        <w:t xml:space="preserve"> é:</w:t>
      </w:r>
    </w:p>
    <w:p w14:paraId="014C5205"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Minimizar os efeitos adversos nos negócios;</w:t>
      </w:r>
    </w:p>
    <w:p w14:paraId="67F32E87"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Tratar incidentes e problemas causados por erros na infraestrutura;</w:t>
      </w:r>
    </w:p>
    <w:p w14:paraId="774CF165" w14:textId="2D8B6471" w:rsidR="00DD6A51" w:rsidRDefault="00F372CC">
      <w:pPr>
        <w:numPr>
          <w:ilvl w:val="0"/>
          <w:numId w:val="14"/>
        </w:numPr>
        <w:spacing w:before="120" w:after="0" w:line="360" w:lineRule="auto"/>
        <w:ind w:firstLine="709"/>
        <w:jc w:val="both"/>
      </w:pPr>
      <w:r>
        <w:rPr>
          <w:rFonts w:ascii="Arial" w:eastAsia="Arial" w:hAnsi="Arial" w:cs="Arial"/>
          <w:sz w:val="24"/>
          <w:szCs w:val="24"/>
        </w:rPr>
        <w:t>Prevenir</w:t>
      </w:r>
      <w:del w:id="449" w:author="Bruno dos Santos Rodrigues" w:date="2016-12-03T16:43:00Z">
        <w:r w:rsidDel="0045598C">
          <w:rPr>
            <w:rFonts w:ascii="Arial" w:eastAsia="Arial" w:hAnsi="Arial" w:cs="Arial"/>
            <w:sz w:val="24"/>
            <w:szCs w:val="24"/>
          </w:rPr>
          <w:delText xml:space="preserve"> para o</w:delText>
        </w:r>
      </w:del>
      <w:r>
        <w:rPr>
          <w:rFonts w:ascii="Arial" w:eastAsia="Arial" w:hAnsi="Arial" w:cs="Arial"/>
          <w:sz w:val="24"/>
          <w:szCs w:val="24"/>
        </w:rPr>
        <w:t xml:space="preserve"> </w:t>
      </w:r>
      <w:ins w:id="450" w:author="Bruno dos Santos Rodrigues" w:date="2016-12-03T16:42:00Z">
        <w:r w:rsidR="0045598C">
          <w:rPr>
            <w:rFonts w:ascii="Arial" w:eastAsia="Arial" w:hAnsi="Arial" w:cs="Arial"/>
            <w:sz w:val="24"/>
            <w:szCs w:val="24"/>
          </w:rPr>
          <w:t>pró-</w:t>
        </w:r>
      </w:ins>
      <w:r>
        <w:rPr>
          <w:rFonts w:ascii="Arial" w:eastAsia="Arial" w:hAnsi="Arial" w:cs="Arial"/>
          <w:sz w:val="24"/>
          <w:szCs w:val="24"/>
        </w:rPr>
        <w:t>ativamente a ocorrência dos incidentes, problemas e erros;</w:t>
      </w:r>
    </w:p>
    <w:p w14:paraId="5DD59AC3"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Reduzir o número geral de incidentes;</w:t>
      </w:r>
    </w:p>
    <w:p w14:paraId="669F1A68" w14:textId="1C6E21CE" w:rsidR="00DD6A51" w:rsidRDefault="00F372CC">
      <w:pPr>
        <w:spacing w:before="120" w:after="0" w:line="360" w:lineRule="auto"/>
        <w:ind w:firstLine="709"/>
        <w:jc w:val="both"/>
      </w:pPr>
      <w:r>
        <w:rPr>
          <w:rFonts w:ascii="Arial" w:eastAsia="Arial" w:hAnsi="Arial" w:cs="Arial"/>
          <w:sz w:val="24"/>
          <w:szCs w:val="24"/>
        </w:rPr>
        <w:t xml:space="preserve">Para isso é necessário ter um histórico de incidentes e problemas bem descrito, saber separar o que é o </w:t>
      </w:r>
      <w:del w:id="451" w:author="Bruno dos Santos Rodrigues" w:date="2016-12-03T16:44:00Z">
        <w:r w:rsidDel="0045598C">
          <w:rPr>
            <w:rFonts w:ascii="Arial" w:eastAsia="Arial" w:hAnsi="Arial" w:cs="Arial"/>
            <w:sz w:val="24"/>
            <w:szCs w:val="24"/>
          </w:rPr>
          <w:delText xml:space="preserve">que </w:delText>
        </w:r>
      </w:del>
      <w:ins w:id="452" w:author="Bruno dos Santos Rodrigues" w:date="2016-12-03T16:44:00Z">
        <w:r w:rsidR="0045598C">
          <w:rPr>
            <w:rFonts w:ascii="Arial" w:eastAsia="Arial" w:hAnsi="Arial" w:cs="Arial"/>
            <w:sz w:val="24"/>
            <w:szCs w:val="24"/>
          </w:rPr>
          <w:t xml:space="preserve">quê </w:t>
        </w:r>
      </w:ins>
      <w:r>
        <w:rPr>
          <w:rFonts w:ascii="Arial" w:eastAsia="Arial" w:hAnsi="Arial" w:cs="Arial"/>
          <w:sz w:val="24"/>
          <w:szCs w:val="24"/>
        </w:rPr>
        <w:t xml:space="preserve">nesses eventos, interpretar corretamente o resultado de cada ação para evitar novos problemas e com isso reduzir os chamados e o tempo para solucioná-los no </w:t>
      </w:r>
      <w:r>
        <w:rPr>
          <w:rFonts w:ascii="Arial" w:eastAsia="Arial" w:hAnsi="Arial" w:cs="Arial"/>
          <w:i/>
          <w:sz w:val="24"/>
          <w:szCs w:val="24"/>
        </w:rPr>
        <w:t>helpdesk</w:t>
      </w:r>
      <w:r>
        <w:rPr>
          <w:rFonts w:ascii="Arial" w:eastAsia="Arial" w:hAnsi="Arial" w:cs="Arial"/>
          <w:sz w:val="24"/>
          <w:szCs w:val="24"/>
        </w:rPr>
        <w:t>.</w:t>
      </w:r>
    </w:p>
    <w:p w14:paraId="00C4F362" w14:textId="78981A6B" w:rsidR="00DD6A51" w:rsidRDefault="00F372CC">
      <w:pPr>
        <w:spacing w:before="120" w:after="0" w:line="360" w:lineRule="auto"/>
        <w:ind w:firstLine="709"/>
        <w:jc w:val="both"/>
      </w:pPr>
      <w:r>
        <w:rPr>
          <w:rFonts w:ascii="Arial" w:eastAsia="Arial" w:hAnsi="Arial" w:cs="Arial"/>
          <w:sz w:val="24"/>
          <w:szCs w:val="24"/>
        </w:rPr>
        <w:t>Com esses objetivos e necessidades</w:t>
      </w:r>
      <w:ins w:id="453" w:author="Bruno dos Santos Rodrigues" w:date="2016-12-03T16:44:00Z">
        <w:r w:rsidR="00D05D2D">
          <w:rPr>
            <w:rFonts w:ascii="Arial" w:eastAsia="Arial" w:hAnsi="Arial" w:cs="Arial"/>
            <w:sz w:val="24"/>
            <w:szCs w:val="24"/>
          </w:rPr>
          <w:t>,</w:t>
        </w:r>
      </w:ins>
      <w:r>
        <w:rPr>
          <w:rFonts w:ascii="Arial" w:eastAsia="Arial" w:hAnsi="Arial" w:cs="Arial"/>
          <w:sz w:val="24"/>
          <w:szCs w:val="24"/>
        </w:rPr>
        <w:t xml:space="preserve"> um sistema de </w:t>
      </w:r>
      <w:r>
        <w:rPr>
          <w:rFonts w:ascii="Arial" w:eastAsia="Arial" w:hAnsi="Arial" w:cs="Arial"/>
          <w:i/>
          <w:sz w:val="24"/>
          <w:szCs w:val="24"/>
        </w:rPr>
        <w:t>helpdesk</w:t>
      </w:r>
      <w:r>
        <w:rPr>
          <w:rFonts w:ascii="Arial" w:eastAsia="Arial" w:hAnsi="Arial" w:cs="Arial"/>
          <w:sz w:val="24"/>
          <w:szCs w:val="24"/>
        </w:rPr>
        <w:t xml:space="preserve"> eficiente deve ter:</w:t>
      </w:r>
    </w:p>
    <w:p w14:paraId="1EB9A3C9"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Formulário de cadastro de eventos no qual seja fácil identificar onde foi o problema, o que causou o problema, quem resolveu o problema e, principalmente, o que foi feito para resolver o problema;</w:t>
      </w:r>
    </w:p>
    <w:p w14:paraId="52CD1DCD"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Sistema de busca que viabilize localizar problemas similares;</w:t>
      </w:r>
    </w:p>
    <w:p w14:paraId="21FD2744"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Controle de usuários para que cada um possa cuidar exclusivamente do que foi atribuído a ele, mas que possa consultar tudo que já foi feito;</w:t>
      </w:r>
    </w:p>
    <w:p w14:paraId="07D81926"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lastRenderedPageBreak/>
        <w:t>Interface simples e que sempre aparenta ser a mesma independente do sistema operacional e dispositivo utilizado para acessá-lo.</w:t>
      </w:r>
    </w:p>
    <w:p w14:paraId="08497830" w14:textId="77777777" w:rsidR="00DD6A51" w:rsidRDefault="00F372CC" w:rsidP="00A31D4E">
      <w:pPr>
        <w:pStyle w:val="Ttulo2"/>
        <w:numPr>
          <w:ilvl w:val="0"/>
          <w:numId w:val="18"/>
        </w:numPr>
        <w:spacing w:before="480" w:line="360" w:lineRule="auto"/>
        <w:ind w:left="426" w:hanging="360"/>
        <w:jc w:val="both"/>
        <w:rPr>
          <w:rFonts w:ascii="Arial" w:eastAsia="Arial" w:hAnsi="Arial" w:cs="Arial"/>
          <w:b/>
          <w:color w:val="000000"/>
          <w:sz w:val="24"/>
          <w:szCs w:val="24"/>
        </w:rPr>
      </w:pPr>
      <w:bookmarkStart w:id="454" w:name="_tyjcwt" w:colFirst="0" w:colLast="0"/>
      <w:bookmarkStart w:id="455" w:name="_Toc468623248"/>
      <w:bookmarkEnd w:id="454"/>
      <w:r>
        <w:rPr>
          <w:rFonts w:ascii="Arial" w:eastAsia="Arial" w:hAnsi="Arial" w:cs="Arial"/>
          <w:b/>
          <w:color w:val="000000"/>
          <w:sz w:val="24"/>
          <w:szCs w:val="24"/>
        </w:rPr>
        <w:t>Problematização</w:t>
      </w:r>
      <w:bookmarkEnd w:id="455"/>
    </w:p>
    <w:p w14:paraId="05947174" w14:textId="3AEC54FA" w:rsidR="00DD6A51" w:rsidRDefault="00F372CC">
      <w:pPr>
        <w:spacing w:before="120" w:after="0" w:line="360" w:lineRule="auto"/>
        <w:ind w:firstLine="709"/>
        <w:jc w:val="both"/>
      </w:pPr>
      <w:r>
        <w:rPr>
          <w:rFonts w:ascii="Arial" w:eastAsia="Arial" w:hAnsi="Arial" w:cs="Arial"/>
          <w:sz w:val="24"/>
          <w:szCs w:val="24"/>
        </w:rPr>
        <w:t>Com a falta de conhecimento dos usuários em relação à tecnologia, existem alguns problemas recorrentes, como por exemplo, os usuários não saberem manusear o sistema informativo corretamente, demora</w:t>
      </w:r>
      <w:ins w:id="456" w:author="Bruno dos Santos Rodrigues" w:date="2016-12-03T16:50:00Z">
        <w:r w:rsidR="00D05D2D">
          <w:rPr>
            <w:rFonts w:ascii="Arial" w:eastAsia="Arial" w:hAnsi="Arial" w:cs="Arial"/>
            <w:sz w:val="24"/>
            <w:szCs w:val="24"/>
          </w:rPr>
          <w:t>re</w:t>
        </w:r>
      </w:ins>
      <w:r>
        <w:rPr>
          <w:rFonts w:ascii="Arial" w:eastAsia="Arial" w:hAnsi="Arial" w:cs="Arial"/>
          <w:sz w:val="24"/>
          <w:szCs w:val="24"/>
        </w:rPr>
        <w:t xml:space="preserve">m a entender o funcionamento, entre outros. </w:t>
      </w:r>
    </w:p>
    <w:p w14:paraId="2AD12278" w14:textId="47EE43B3" w:rsidR="00DD6A51" w:rsidRDefault="00F372CC">
      <w:pPr>
        <w:spacing w:before="120" w:after="0" w:line="360" w:lineRule="auto"/>
        <w:ind w:firstLine="709"/>
        <w:jc w:val="both"/>
      </w:pPr>
      <w:r>
        <w:rPr>
          <w:rFonts w:ascii="Arial" w:eastAsia="Arial" w:hAnsi="Arial" w:cs="Arial"/>
          <w:sz w:val="24"/>
          <w:szCs w:val="24"/>
        </w:rPr>
        <w:t xml:space="preserve">Com a falta de organização, os técnicos dos </w:t>
      </w:r>
      <w:r w:rsidR="00E247E7">
        <w:rPr>
          <w:rFonts w:ascii="Arial" w:eastAsia="Arial" w:hAnsi="Arial" w:cs="Arial"/>
          <w:i/>
          <w:sz w:val="24"/>
          <w:szCs w:val="24"/>
        </w:rPr>
        <w:t>helpdesk</w:t>
      </w:r>
      <w:r>
        <w:rPr>
          <w:rFonts w:ascii="Arial" w:eastAsia="Arial" w:hAnsi="Arial" w:cs="Arial"/>
          <w:sz w:val="24"/>
          <w:szCs w:val="24"/>
        </w:rPr>
        <w:t xml:space="preserve"> tem dificuldade </w:t>
      </w:r>
      <w:commentRangeStart w:id="457"/>
      <w:r>
        <w:rPr>
          <w:rFonts w:ascii="Arial" w:eastAsia="Arial" w:hAnsi="Arial" w:cs="Arial"/>
          <w:sz w:val="24"/>
          <w:szCs w:val="24"/>
        </w:rPr>
        <w:t>de</w:t>
      </w:r>
      <w:commentRangeEnd w:id="457"/>
      <w:r w:rsidR="00D05D2D">
        <w:rPr>
          <w:rStyle w:val="Refdecomentrio"/>
        </w:rPr>
        <w:commentReference w:id="457"/>
      </w:r>
      <w:r>
        <w:rPr>
          <w:rFonts w:ascii="Arial" w:eastAsia="Arial" w:hAnsi="Arial" w:cs="Arial"/>
          <w:sz w:val="24"/>
          <w:szCs w:val="24"/>
        </w:rPr>
        <w:t xml:space="preserve"> controlar a prioridade dos chamados, tendo dificuldade em saber o que é realmente prioritário, bagunçando a ordem do que deve ser feito e correndo o risco de enviar um problema para um departamento que não é responsável por </w:t>
      </w:r>
      <w:del w:id="458" w:author="Bruno dos Santos Rodrigues" w:date="2016-12-03T16:51:00Z">
        <w:r w:rsidDel="00D05D2D">
          <w:rPr>
            <w:rFonts w:ascii="Arial" w:eastAsia="Arial" w:hAnsi="Arial" w:cs="Arial"/>
            <w:sz w:val="24"/>
            <w:szCs w:val="24"/>
          </w:rPr>
          <w:delText>esse problema</w:delText>
        </w:r>
      </w:del>
      <w:ins w:id="459" w:author="Bruno dos Santos Rodrigues" w:date="2016-12-03T16:51:00Z">
        <w:r w:rsidR="00D05D2D">
          <w:rPr>
            <w:rFonts w:ascii="Arial" w:eastAsia="Arial" w:hAnsi="Arial" w:cs="Arial"/>
            <w:sz w:val="24"/>
            <w:szCs w:val="24"/>
          </w:rPr>
          <w:t>ele</w:t>
        </w:r>
      </w:ins>
      <w:r>
        <w:rPr>
          <w:rFonts w:ascii="Arial" w:eastAsia="Arial" w:hAnsi="Arial" w:cs="Arial"/>
          <w:sz w:val="24"/>
          <w:szCs w:val="24"/>
        </w:rPr>
        <w:t xml:space="preserve">, atrasando a sua solução. </w:t>
      </w:r>
    </w:p>
    <w:p w14:paraId="34241954" w14:textId="4527BDFF" w:rsidR="00DD6A51" w:rsidRDefault="00F372CC">
      <w:pPr>
        <w:spacing w:before="120" w:after="0" w:line="360" w:lineRule="auto"/>
        <w:ind w:firstLine="709"/>
        <w:jc w:val="both"/>
      </w:pPr>
      <w:r>
        <w:rPr>
          <w:rFonts w:ascii="Arial" w:eastAsia="Arial" w:hAnsi="Arial" w:cs="Arial"/>
          <w:sz w:val="24"/>
          <w:szCs w:val="24"/>
        </w:rPr>
        <w:t>Um bom exemplo disso é quando temos vários times cuidando de cada parte do desenvolvimento de um sistema</w:t>
      </w:r>
      <w:del w:id="460" w:author="Bruno dos Santos Rodrigues" w:date="2016-12-03T16:51:00Z">
        <w:r w:rsidDel="00D05D2D">
          <w:rPr>
            <w:rFonts w:ascii="Arial" w:eastAsia="Arial" w:hAnsi="Arial" w:cs="Arial"/>
            <w:sz w:val="24"/>
            <w:szCs w:val="24"/>
          </w:rPr>
          <w:delText>,</w:delText>
        </w:r>
      </w:del>
      <w:ins w:id="461" w:author="Bruno dos Santos Rodrigues" w:date="2016-12-03T16:51:00Z">
        <w:r w:rsidR="00D05D2D">
          <w:rPr>
            <w:rFonts w:ascii="Arial" w:eastAsia="Arial" w:hAnsi="Arial" w:cs="Arial"/>
            <w:sz w:val="24"/>
            <w:szCs w:val="24"/>
          </w:rPr>
          <w:t xml:space="preserve"> e</w:t>
        </w:r>
      </w:ins>
      <w:r>
        <w:rPr>
          <w:rFonts w:ascii="Arial" w:eastAsia="Arial" w:hAnsi="Arial" w:cs="Arial"/>
          <w:sz w:val="24"/>
          <w:szCs w:val="24"/>
        </w:rPr>
        <w:t xml:space="preserve"> chega um relato de um cliente sobre um problema no módulo A desse sistema e o helpdesk manda para o time que cuida apenas do módulo B.</w:t>
      </w:r>
    </w:p>
    <w:p w14:paraId="67EC8D25" w14:textId="5AB8FEBF" w:rsidR="00DD6A51" w:rsidRDefault="00F372CC">
      <w:pPr>
        <w:spacing w:before="120" w:after="0" w:line="360" w:lineRule="auto"/>
        <w:ind w:firstLine="709"/>
        <w:jc w:val="both"/>
      </w:pPr>
      <w:r>
        <w:rPr>
          <w:rFonts w:ascii="Arial" w:eastAsia="Arial" w:hAnsi="Arial" w:cs="Arial"/>
          <w:sz w:val="24"/>
          <w:szCs w:val="24"/>
        </w:rPr>
        <w:t>Além de todos esses problemas sempre há o problema de duplicidade de chamados</w:t>
      </w:r>
      <w:del w:id="462" w:author="Bruno dos Santos Rodrigues" w:date="2016-12-03T16:52:00Z">
        <w:r w:rsidDel="00D05D2D">
          <w:rPr>
            <w:rFonts w:ascii="Arial" w:eastAsia="Arial" w:hAnsi="Arial" w:cs="Arial"/>
            <w:sz w:val="24"/>
            <w:szCs w:val="24"/>
          </w:rPr>
          <w:delText>,</w:delText>
        </w:r>
      </w:del>
      <w:ins w:id="463" w:author="Bruno dos Santos Rodrigues" w:date="2016-12-03T16:52:00Z">
        <w:r w:rsidR="00D05D2D">
          <w:rPr>
            <w:rFonts w:ascii="Arial" w:eastAsia="Arial" w:hAnsi="Arial" w:cs="Arial"/>
            <w:sz w:val="24"/>
            <w:szCs w:val="24"/>
          </w:rPr>
          <w:t>:</w:t>
        </w:r>
      </w:ins>
      <w:r>
        <w:rPr>
          <w:rFonts w:ascii="Arial" w:eastAsia="Arial" w:hAnsi="Arial" w:cs="Arial"/>
          <w:sz w:val="24"/>
          <w:szCs w:val="24"/>
        </w:rPr>
        <w:t xml:space="preserve"> vários chamados tratando um problema crítico e no fim o </w:t>
      </w:r>
      <w:r>
        <w:rPr>
          <w:rFonts w:ascii="Arial" w:eastAsia="Arial" w:hAnsi="Arial" w:cs="Arial"/>
          <w:i/>
          <w:sz w:val="24"/>
          <w:szCs w:val="24"/>
        </w:rPr>
        <w:t xml:space="preserve">helpdesk </w:t>
      </w:r>
      <w:r>
        <w:rPr>
          <w:rFonts w:ascii="Arial" w:eastAsia="Arial" w:hAnsi="Arial" w:cs="Arial"/>
          <w:sz w:val="24"/>
          <w:szCs w:val="24"/>
        </w:rPr>
        <w:t>acaba perdendo o controle do que foi de fato resolvido.</w:t>
      </w:r>
    </w:p>
    <w:p w14:paraId="78EFB847" w14:textId="4ECD8660" w:rsidR="00DD6A51" w:rsidRDefault="00F372CC">
      <w:pPr>
        <w:spacing w:before="120" w:after="0" w:line="360" w:lineRule="auto"/>
        <w:ind w:firstLine="709"/>
        <w:jc w:val="both"/>
      </w:pPr>
      <w:r>
        <w:rPr>
          <w:rFonts w:ascii="Arial" w:eastAsia="Arial" w:hAnsi="Arial" w:cs="Arial"/>
          <w:sz w:val="24"/>
          <w:szCs w:val="24"/>
        </w:rPr>
        <w:t xml:space="preserve">Na parte técnica, a falta de informação pode ocasionar problemas em relação </w:t>
      </w:r>
      <w:ins w:id="464" w:author="Bruno dos Santos Rodrigues" w:date="2016-12-03T16:54:00Z">
        <w:r w:rsidR="00D05D2D">
          <w:rPr>
            <w:rFonts w:ascii="Arial" w:eastAsia="Arial" w:hAnsi="Arial" w:cs="Arial"/>
            <w:sz w:val="24"/>
            <w:szCs w:val="24"/>
          </w:rPr>
          <w:t>a</w:t>
        </w:r>
      </w:ins>
      <w:r>
        <w:rPr>
          <w:rFonts w:ascii="Arial" w:eastAsia="Arial" w:hAnsi="Arial" w:cs="Arial"/>
          <w:sz w:val="24"/>
          <w:szCs w:val="24"/>
        </w:rPr>
        <w:t xml:space="preserve">onde se encontrar os gargalos (baixo desempenho) na infraestrutura. A importância de informar todos os dados relacionados a um problema é fundamental, pois com a ausência de dados estatísticos sobre o problema relatado dificulta ações proativas sobre o mesmo. </w:t>
      </w:r>
    </w:p>
    <w:p w14:paraId="1F7D74F4" w14:textId="2DD931ED" w:rsidR="00DD6A51" w:rsidRDefault="00CC3E07" w:rsidP="00CC3E07">
      <w:pPr>
        <w:pStyle w:val="Ttulo3"/>
        <w:rPr>
          <w:rFonts w:ascii="Arial" w:eastAsia="Arial" w:hAnsi="Arial" w:cs="Arial"/>
          <w:b/>
          <w:color w:val="000000"/>
        </w:rPr>
        <w:pPrChange w:id="465" w:author="Bruno dos Santos Rodrigues" w:date="2016-12-04T13:56:00Z">
          <w:pPr>
            <w:pStyle w:val="Ttulo3"/>
            <w:numPr>
              <w:ilvl w:val="1"/>
              <w:numId w:val="18"/>
            </w:numPr>
            <w:spacing w:before="480" w:line="360" w:lineRule="auto"/>
            <w:ind w:left="426" w:hanging="360"/>
            <w:jc w:val="both"/>
          </w:pPr>
        </w:pPrChange>
      </w:pPr>
      <w:bookmarkStart w:id="466" w:name="_3dy6vkm" w:colFirst="0" w:colLast="0"/>
      <w:bookmarkStart w:id="467" w:name="_Toc468623249"/>
      <w:bookmarkEnd w:id="466"/>
      <w:ins w:id="468" w:author="Bruno dos Santos Rodrigues" w:date="2016-12-04T13:55:00Z">
        <w:r>
          <w:rPr>
            <w:rFonts w:ascii="Arial" w:eastAsia="Arial" w:hAnsi="Arial" w:cs="Arial"/>
            <w:b/>
            <w:color w:val="000000"/>
          </w:rPr>
          <w:t>1.1.</w:t>
        </w:r>
      </w:ins>
      <w:ins w:id="469" w:author="Bruno dos Santos Rodrigues" w:date="2016-12-04T13:56:00Z">
        <w:r>
          <w:rPr>
            <w:rFonts w:ascii="Arial" w:eastAsia="Arial" w:hAnsi="Arial" w:cs="Arial"/>
            <w:b/>
            <w:color w:val="000000"/>
          </w:rPr>
          <w:t>1</w:t>
        </w:r>
      </w:ins>
      <w:ins w:id="470" w:author="Bruno dos Santos Rodrigues" w:date="2016-12-04T13:55:00Z">
        <w:r>
          <w:rPr>
            <w:rFonts w:ascii="Arial" w:eastAsia="Arial" w:hAnsi="Arial" w:cs="Arial"/>
            <w:b/>
            <w:color w:val="000000"/>
          </w:rPr>
          <w:tab/>
        </w:r>
      </w:ins>
      <w:r w:rsidR="00F372CC">
        <w:rPr>
          <w:rFonts w:ascii="Arial" w:eastAsia="Arial" w:hAnsi="Arial" w:cs="Arial"/>
          <w:b/>
          <w:color w:val="000000"/>
        </w:rPr>
        <w:t>Formulação Do Problema</w:t>
      </w:r>
      <w:bookmarkEnd w:id="467"/>
    </w:p>
    <w:p w14:paraId="2AFC838B" w14:textId="570DC08A" w:rsidR="00DD6A51" w:rsidRDefault="00F372CC">
      <w:pPr>
        <w:spacing w:before="120" w:after="0" w:line="360" w:lineRule="auto"/>
        <w:ind w:firstLine="709"/>
        <w:jc w:val="both"/>
      </w:pPr>
      <w:r>
        <w:rPr>
          <w:rFonts w:ascii="Arial" w:eastAsia="Arial" w:hAnsi="Arial" w:cs="Arial"/>
          <w:sz w:val="24"/>
          <w:szCs w:val="24"/>
        </w:rPr>
        <w:t xml:space="preserve">Observando o dia-a-dia de um </w:t>
      </w:r>
      <w:r>
        <w:rPr>
          <w:rFonts w:ascii="Arial" w:eastAsia="Arial" w:hAnsi="Arial" w:cs="Arial"/>
          <w:i/>
          <w:sz w:val="24"/>
          <w:szCs w:val="24"/>
        </w:rPr>
        <w:t>helpdesk</w:t>
      </w:r>
      <w:r>
        <w:rPr>
          <w:rFonts w:ascii="Arial" w:eastAsia="Arial" w:hAnsi="Arial" w:cs="Arial"/>
          <w:sz w:val="24"/>
          <w:szCs w:val="24"/>
        </w:rPr>
        <w:t xml:space="preserve"> é possível notar que realmente há um grande problema de falta de controle na fila de prioridades nos atendimentos dos chamados</w:t>
      </w:r>
      <w:del w:id="471" w:author="Bruno dos Santos Rodrigues" w:date="2016-12-03T16:54:00Z">
        <w:r w:rsidDel="00D05D2D">
          <w:rPr>
            <w:rFonts w:ascii="Arial" w:eastAsia="Arial" w:hAnsi="Arial" w:cs="Arial"/>
            <w:sz w:val="24"/>
            <w:szCs w:val="24"/>
          </w:rPr>
          <w:delText>,</w:delText>
        </w:r>
      </w:del>
      <w:ins w:id="472" w:author="Bruno dos Santos Rodrigues" w:date="2016-12-03T16:54:00Z">
        <w:r w:rsidR="00D05D2D">
          <w:rPr>
            <w:rFonts w:ascii="Arial" w:eastAsia="Arial" w:hAnsi="Arial" w:cs="Arial"/>
            <w:sz w:val="24"/>
            <w:szCs w:val="24"/>
          </w:rPr>
          <w:t>.</w:t>
        </w:r>
      </w:ins>
      <w:r>
        <w:rPr>
          <w:rFonts w:ascii="Arial" w:eastAsia="Arial" w:hAnsi="Arial" w:cs="Arial"/>
          <w:sz w:val="24"/>
          <w:szCs w:val="24"/>
        </w:rPr>
        <w:t xml:space="preserve"> </w:t>
      </w:r>
      <w:del w:id="473" w:author="Bruno dos Santos Rodrigues" w:date="2016-12-03T16:54:00Z">
        <w:r w:rsidDel="00D05D2D">
          <w:rPr>
            <w:rFonts w:ascii="Arial" w:eastAsia="Arial" w:hAnsi="Arial" w:cs="Arial"/>
            <w:sz w:val="24"/>
            <w:szCs w:val="24"/>
          </w:rPr>
          <w:delText xml:space="preserve">muitas </w:delText>
        </w:r>
      </w:del>
      <w:ins w:id="474" w:author="Bruno dos Santos Rodrigues" w:date="2016-12-03T16:54:00Z">
        <w:r w:rsidR="00D05D2D">
          <w:rPr>
            <w:rFonts w:ascii="Arial" w:eastAsia="Arial" w:hAnsi="Arial" w:cs="Arial"/>
            <w:sz w:val="24"/>
            <w:szCs w:val="24"/>
          </w:rPr>
          <w:t xml:space="preserve">Muitas </w:t>
        </w:r>
      </w:ins>
      <w:r>
        <w:rPr>
          <w:rFonts w:ascii="Arial" w:eastAsia="Arial" w:hAnsi="Arial" w:cs="Arial"/>
          <w:sz w:val="24"/>
          <w:szCs w:val="24"/>
        </w:rPr>
        <w:t xml:space="preserve">vezes as pessoas do atendimento </w:t>
      </w:r>
      <w:r>
        <w:rPr>
          <w:rFonts w:ascii="Arial" w:eastAsia="Arial" w:hAnsi="Arial" w:cs="Arial"/>
          <w:sz w:val="24"/>
          <w:szCs w:val="24"/>
        </w:rPr>
        <w:lastRenderedPageBreak/>
        <w:t xml:space="preserve">funcionam em </w:t>
      </w:r>
      <w:r>
        <w:rPr>
          <w:rFonts w:ascii="Arial" w:eastAsia="Arial" w:hAnsi="Arial" w:cs="Arial"/>
          <w:i/>
          <w:sz w:val="24"/>
          <w:szCs w:val="24"/>
        </w:rPr>
        <w:t>FILO</w:t>
      </w:r>
      <w:ins w:id="475" w:author="Bruno dos Santos Rodrigues" w:date="2016-12-04T13:36:00Z">
        <w:r w:rsidR="00675487">
          <w:rPr>
            <w:rStyle w:val="Refdenotaderodap"/>
            <w:rFonts w:ascii="Arial" w:eastAsia="Arial" w:hAnsi="Arial" w:cs="Arial"/>
            <w:i/>
            <w:sz w:val="24"/>
            <w:szCs w:val="24"/>
          </w:rPr>
          <w:footnoteReference w:id="5"/>
        </w:r>
      </w:ins>
      <w:r>
        <w:rPr>
          <w:rFonts w:ascii="Arial" w:eastAsia="Arial" w:hAnsi="Arial" w:cs="Arial"/>
          <w:sz w:val="24"/>
          <w:szCs w:val="24"/>
        </w:rPr>
        <w:t xml:space="preserve">, ou seja, um chamado chega, os outros são abandonados e o chamado mais recente é resolvido, ou no modo </w:t>
      </w:r>
      <w:r>
        <w:rPr>
          <w:rFonts w:ascii="Arial" w:eastAsia="Arial" w:hAnsi="Arial" w:cs="Arial"/>
          <w:i/>
          <w:sz w:val="24"/>
          <w:szCs w:val="24"/>
        </w:rPr>
        <w:t>FIFO</w:t>
      </w:r>
      <w:ins w:id="481" w:author="Bruno dos Santos Rodrigues" w:date="2016-12-04T13:39:00Z">
        <w:r w:rsidR="00675487">
          <w:rPr>
            <w:rStyle w:val="Refdenotaderodap"/>
            <w:rFonts w:ascii="Arial" w:eastAsia="Arial" w:hAnsi="Arial" w:cs="Arial"/>
            <w:i/>
            <w:sz w:val="24"/>
            <w:szCs w:val="24"/>
          </w:rPr>
          <w:footnoteReference w:id="6"/>
        </w:r>
      </w:ins>
      <w:r>
        <w:rPr>
          <w:rFonts w:ascii="Arial" w:eastAsia="Arial" w:hAnsi="Arial" w:cs="Arial"/>
          <w:sz w:val="24"/>
          <w:szCs w:val="24"/>
        </w:rPr>
        <w:t>, os problemas são analisados por ordem de chegada, causando uma grande espera. Para isso existem duas opções possíveis:</w:t>
      </w:r>
    </w:p>
    <w:p w14:paraId="344F293D" w14:textId="574732BA" w:rsidR="00DD6A51" w:rsidRDefault="00F372CC">
      <w:pPr>
        <w:numPr>
          <w:ilvl w:val="0"/>
          <w:numId w:val="5"/>
        </w:numPr>
        <w:spacing w:after="0" w:line="360" w:lineRule="auto"/>
        <w:ind w:firstLine="709"/>
        <w:contextualSpacing/>
        <w:jc w:val="both"/>
        <w:rPr>
          <w:sz w:val="24"/>
          <w:szCs w:val="24"/>
        </w:rPr>
      </w:pPr>
      <w:r>
        <w:rPr>
          <w:rFonts w:ascii="Arial" w:eastAsia="Arial" w:hAnsi="Arial" w:cs="Arial"/>
          <w:sz w:val="24"/>
          <w:szCs w:val="24"/>
        </w:rPr>
        <w:t>Prioridade por categoria: Cada categoria tem uma prioridade pré-definida em seu cadastro, facilitando o manuseio do sistema, porém acaba diminuindo o controle que o usuário tem sobre a fila de prioridades</w:t>
      </w:r>
      <w:del w:id="486" w:author="Bruno dos Santos Rodrigues" w:date="2016-12-03T16:55:00Z">
        <w:r w:rsidDel="00D05D2D">
          <w:rPr>
            <w:rFonts w:ascii="Arial" w:eastAsia="Arial" w:hAnsi="Arial" w:cs="Arial"/>
            <w:sz w:val="24"/>
            <w:szCs w:val="24"/>
          </w:rPr>
          <w:delText>,</w:delText>
        </w:r>
      </w:del>
      <w:ins w:id="487" w:author="Bruno dos Santos Rodrigues" w:date="2016-12-03T16:55:00Z">
        <w:r w:rsidR="00D05D2D">
          <w:rPr>
            <w:rFonts w:ascii="Arial" w:eastAsia="Arial" w:hAnsi="Arial" w:cs="Arial"/>
            <w:sz w:val="24"/>
            <w:szCs w:val="24"/>
          </w:rPr>
          <w:t>.</w:t>
        </w:r>
      </w:ins>
      <w:r>
        <w:rPr>
          <w:rFonts w:ascii="Arial" w:eastAsia="Arial" w:hAnsi="Arial" w:cs="Arial"/>
          <w:sz w:val="24"/>
          <w:szCs w:val="24"/>
        </w:rPr>
        <w:t xml:space="preserve"> </w:t>
      </w:r>
      <w:del w:id="488" w:author="Bruno dos Santos Rodrigues" w:date="2016-12-03T16:55:00Z">
        <w:r w:rsidDel="00D05D2D">
          <w:rPr>
            <w:rFonts w:ascii="Arial" w:eastAsia="Arial" w:hAnsi="Arial" w:cs="Arial"/>
            <w:sz w:val="24"/>
            <w:szCs w:val="24"/>
          </w:rPr>
          <w:delText>a</w:delText>
        </w:r>
      </w:del>
      <w:ins w:id="489" w:author="Bruno dos Santos Rodrigues" w:date="2016-12-03T16:55:00Z">
        <w:r w:rsidR="00D05D2D">
          <w:rPr>
            <w:rFonts w:ascii="Arial" w:eastAsia="Arial" w:hAnsi="Arial" w:cs="Arial"/>
            <w:sz w:val="24"/>
            <w:szCs w:val="24"/>
          </w:rPr>
          <w:t>A</w:t>
        </w:r>
      </w:ins>
      <w:r>
        <w:rPr>
          <w:rFonts w:ascii="Arial" w:eastAsia="Arial" w:hAnsi="Arial" w:cs="Arial"/>
          <w:sz w:val="24"/>
          <w:szCs w:val="24"/>
        </w:rPr>
        <w:t xml:space="preserve"> gravidade do problema é determinada pela criticidade do componente ou ativo que teve problema.</w:t>
      </w:r>
    </w:p>
    <w:p w14:paraId="5BEDD669" w14:textId="70C68DEF" w:rsidR="00DD6A51" w:rsidRDefault="00F372CC">
      <w:pPr>
        <w:numPr>
          <w:ilvl w:val="0"/>
          <w:numId w:val="5"/>
        </w:numPr>
        <w:spacing w:after="0" w:line="360" w:lineRule="auto"/>
        <w:ind w:firstLine="709"/>
        <w:contextualSpacing/>
        <w:jc w:val="both"/>
        <w:rPr>
          <w:sz w:val="24"/>
          <w:szCs w:val="24"/>
        </w:rPr>
      </w:pPr>
      <w:r>
        <w:rPr>
          <w:rFonts w:ascii="Arial" w:eastAsia="Arial" w:hAnsi="Arial" w:cs="Arial"/>
          <w:sz w:val="24"/>
          <w:szCs w:val="24"/>
        </w:rPr>
        <w:t xml:space="preserve">Prioridade por chamado: O usuário que abre o chamado é responsável por avaliar o quão urgente é </w:t>
      </w:r>
      <w:del w:id="490" w:author="Bruno dos Santos Rodrigues" w:date="2016-12-03T16:55:00Z">
        <w:r w:rsidDel="003C1E40">
          <w:rPr>
            <w:rFonts w:ascii="Arial" w:eastAsia="Arial" w:hAnsi="Arial" w:cs="Arial"/>
            <w:sz w:val="24"/>
            <w:szCs w:val="24"/>
          </w:rPr>
          <w:delText>o chamado</w:delText>
        </w:r>
      </w:del>
      <w:ins w:id="491" w:author="Bruno dos Santos Rodrigues" w:date="2016-12-03T16:55:00Z">
        <w:r w:rsidR="003C1E40">
          <w:rPr>
            <w:rFonts w:ascii="Arial" w:eastAsia="Arial" w:hAnsi="Arial" w:cs="Arial"/>
            <w:sz w:val="24"/>
            <w:szCs w:val="24"/>
          </w:rPr>
          <w:t>ele</w:t>
        </w:r>
      </w:ins>
      <w:r>
        <w:rPr>
          <w:rFonts w:ascii="Arial" w:eastAsia="Arial" w:hAnsi="Arial" w:cs="Arial"/>
          <w:sz w:val="24"/>
          <w:szCs w:val="24"/>
        </w:rPr>
        <w:t>, nesse caso deve haver</w:t>
      </w:r>
      <w:del w:id="492" w:author="Bruno dos Santos Rodrigues" w:date="2016-12-03T16:55:00Z">
        <w:r w:rsidDel="003C1E40">
          <w:rPr>
            <w:rFonts w:ascii="Arial" w:eastAsia="Arial" w:hAnsi="Arial" w:cs="Arial"/>
            <w:sz w:val="24"/>
            <w:szCs w:val="24"/>
          </w:rPr>
          <w:delText xml:space="preserve"> o</w:delText>
        </w:r>
      </w:del>
      <w:r>
        <w:rPr>
          <w:rFonts w:ascii="Arial" w:eastAsia="Arial" w:hAnsi="Arial" w:cs="Arial"/>
          <w:sz w:val="24"/>
          <w:szCs w:val="24"/>
        </w:rPr>
        <w:t xml:space="preserve"> maior nível de instrução do usuário </w:t>
      </w:r>
      <w:del w:id="493" w:author="Bruno dos Santos Rodrigues" w:date="2016-12-03T16:55:00Z">
        <w:r w:rsidDel="003C1E40">
          <w:rPr>
            <w:rFonts w:ascii="Arial" w:eastAsia="Arial" w:hAnsi="Arial" w:cs="Arial"/>
            <w:sz w:val="24"/>
            <w:szCs w:val="24"/>
          </w:rPr>
          <w:delText xml:space="preserve">com </w:delText>
        </w:r>
      </w:del>
      <w:ins w:id="494" w:author="Bruno dos Santos Rodrigues" w:date="2016-12-03T16:55:00Z">
        <w:r w:rsidR="003C1E40">
          <w:rPr>
            <w:rFonts w:ascii="Arial" w:eastAsia="Arial" w:hAnsi="Arial" w:cs="Arial"/>
            <w:sz w:val="24"/>
            <w:szCs w:val="24"/>
          </w:rPr>
          <w:t xml:space="preserve">em </w:t>
        </w:r>
      </w:ins>
      <w:r>
        <w:rPr>
          <w:rFonts w:ascii="Arial" w:eastAsia="Arial" w:hAnsi="Arial" w:cs="Arial"/>
          <w:sz w:val="24"/>
          <w:szCs w:val="24"/>
        </w:rPr>
        <w:t>relação ao que realmente é crítico ou não na organização.</w:t>
      </w:r>
    </w:p>
    <w:p w14:paraId="6CE7464B" w14:textId="655604F2" w:rsidR="003C1E40" w:rsidDel="003C1E40" w:rsidRDefault="00F372CC">
      <w:pPr>
        <w:spacing w:before="120" w:after="0" w:line="360" w:lineRule="auto"/>
        <w:ind w:firstLine="709"/>
        <w:jc w:val="both"/>
        <w:rPr>
          <w:del w:id="495" w:author="Bruno dos Santos Rodrigues" w:date="2016-12-03T17:00:00Z"/>
        </w:rPr>
      </w:pPr>
      <w:r>
        <w:rPr>
          <w:rFonts w:ascii="Arial" w:eastAsia="Arial" w:hAnsi="Arial" w:cs="Arial"/>
          <w:sz w:val="24"/>
          <w:szCs w:val="24"/>
        </w:rPr>
        <w:tab/>
        <w:t>Outro ponto fraco de uma grande parte das empresas está em identificar gargalos na infraestrutura e nos sistemas</w:t>
      </w:r>
      <w:ins w:id="496" w:author="Bruno dos Santos Rodrigues" w:date="2016-12-03T16:56:00Z">
        <w:r w:rsidR="003C1E40">
          <w:rPr>
            <w:rFonts w:ascii="Arial" w:eastAsia="Arial" w:hAnsi="Arial" w:cs="Arial"/>
            <w:sz w:val="24"/>
            <w:szCs w:val="24"/>
          </w:rPr>
          <w:t>.</w:t>
        </w:r>
      </w:ins>
      <w:del w:id="497" w:author="Bruno dos Santos Rodrigues" w:date="2016-12-03T16:56:00Z">
        <w:r w:rsidDel="003C1E40">
          <w:rPr>
            <w:rFonts w:ascii="Arial" w:eastAsia="Arial" w:hAnsi="Arial" w:cs="Arial"/>
            <w:sz w:val="24"/>
            <w:szCs w:val="24"/>
          </w:rPr>
          <w:delText>,</w:delText>
        </w:r>
      </w:del>
      <w:r>
        <w:rPr>
          <w:rFonts w:ascii="Arial" w:eastAsia="Arial" w:hAnsi="Arial" w:cs="Arial"/>
          <w:sz w:val="24"/>
          <w:szCs w:val="24"/>
        </w:rPr>
        <w:t xml:space="preserve"> </w:t>
      </w:r>
      <w:del w:id="498" w:author="Bruno dos Santos Rodrigues" w:date="2016-12-03T16:56:00Z">
        <w:r w:rsidDel="003C1E40">
          <w:rPr>
            <w:rFonts w:ascii="Arial" w:eastAsia="Arial" w:hAnsi="Arial" w:cs="Arial"/>
            <w:sz w:val="24"/>
            <w:szCs w:val="24"/>
          </w:rPr>
          <w:delText xml:space="preserve">não </w:delText>
        </w:r>
      </w:del>
      <w:ins w:id="499" w:author="Bruno dos Santos Rodrigues" w:date="2016-12-03T16:56:00Z">
        <w:r w:rsidR="003C1E40">
          <w:rPr>
            <w:rFonts w:ascii="Arial" w:eastAsia="Arial" w:hAnsi="Arial" w:cs="Arial"/>
            <w:sz w:val="24"/>
            <w:szCs w:val="24"/>
          </w:rPr>
          <w:t xml:space="preserve">Não </w:t>
        </w:r>
      </w:ins>
      <w:r>
        <w:rPr>
          <w:rFonts w:ascii="Arial" w:eastAsia="Arial" w:hAnsi="Arial" w:cs="Arial"/>
          <w:sz w:val="24"/>
          <w:szCs w:val="24"/>
        </w:rPr>
        <w:t xml:space="preserve">há relatórios e nem dados para se realizar uma análise mais profunda do </w:t>
      </w:r>
      <w:r w:rsidR="00E247E7">
        <w:rPr>
          <w:rFonts w:ascii="Arial" w:eastAsia="Arial" w:hAnsi="Arial" w:cs="Arial"/>
          <w:sz w:val="24"/>
          <w:szCs w:val="24"/>
        </w:rPr>
        <w:t>porquê</w:t>
      </w:r>
      <w:r>
        <w:rPr>
          <w:rFonts w:ascii="Arial" w:eastAsia="Arial" w:hAnsi="Arial" w:cs="Arial"/>
          <w:sz w:val="24"/>
          <w:szCs w:val="24"/>
        </w:rPr>
        <w:t xml:space="preserve"> determinada área está tendo tantos problemas.</w:t>
      </w:r>
    </w:p>
    <w:p w14:paraId="22FD4A3F" w14:textId="38762CF1" w:rsidR="00DD6A51" w:rsidRDefault="00F372CC">
      <w:pPr>
        <w:spacing w:before="120" w:after="0" w:line="360" w:lineRule="auto"/>
        <w:ind w:firstLine="709"/>
        <w:jc w:val="both"/>
      </w:pPr>
      <w:r>
        <w:rPr>
          <w:rFonts w:ascii="Arial" w:eastAsia="Arial" w:hAnsi="Arial" w:cs="Arial"/>
          <w:sz w:val="24"/>
          <w:szCs w:val="24"/>
        </w:rPr>
        <w:t>Tal análise pode iniciar tanto por qual área está abrindo mais chamados como qual área está fechando menos chamados</w:t>
      </w:r>
      <w:del w:id="500" w:author="Bruno dos Santos Rodrigues" w:date="2016-12-03T16:56:00Z">
        <w:r w:rsidDel="003C1E40">
          <w:rPr>
            <w:rFonts w:ascii="Arial" w:eastAsia="Arial" w:hAnsi="Arial" w:cs="Arial"/>
            <w:sz w:val="24"/>
            <w:szCs w:val="24"/>
          </w:rPr>
          <w:delText>,</w:delText>
        </w:r>
      </w:del>
      <w:ins w:id="501" w:author="Bruno dos Santos Rodrigues" w:date="2016-12-03T16:56:00Z">
        <w:r w:rsidR="003C1E40">
          <w:rPr>
            <w:rFonts w:ascii="Arial" w:eastAsia="Arial" w:hAnsi="Arial" w:cs="Arial"/>
            <w:sz w:val="24"/>
            <w:szCs w:val="24"/>
          </w:rPr>
          <w:t>.</w:t>
        </w:r>
      </w:ins>
      <w:r>
        <w:rPr>
          <w:rFonts w:ascii="Arial" w:eastAsia="Arial" w:hAnsi="Arial" w:cs="Arial"/>
          <w:sz w:val="24"/>
          <w:szCs w:val="24"/>
        </w:rPr>
        <w:t xml:space="preserve"> </w:t>
      </w:r>
      <w:del w:id="502" w:author="Bruno dos Santos Rodrigues" w:date="2016-12-03T16:56:00Z">
        <w:r w:rsidDel="003C1E40">
          <w:rPr>
            <w:rFonts w:ascii="Arial" w:eastAsia="Arial" w:hAnsi="Arial" w:cs="Arial"/>
            <w:sz w:val="24"/>
            <w:szCs w:val="24"/>
          </w:rPr>
          <w:delText xml:space="preserve">o </w:delText>
        </w:r>
      </w:del>
      <w:ins w:id="503" w:author="Bruno dos Santos Rodrigues" w:date="2016-12-03T16:56:00Z">
        <w:r w:rsidR="003C1E40">
          <w:rPr>
            <w:rFonts w:ascii="Arial" w:eastAsia="Arial" w:hAnsi="Arial" w:cs="Arial"/>
            <w:sz w:val="24"/>
            <w:szCs w:val="24"/>
          </w:rPr>
          <w:t xml:space="preserve">O </w:t>
        </w:r>
      </w:ins>
      <w:r>
        <w:rPr>
          <w:rFonts w:ascii="Arial" w:eastAsia="Arial" w:hAnsi="Arial" w:cs="Arial"/>
          <w:sz w:val="24"/>
          <w:szCs w:val="24"/>
        </w:rPr>
        <w:t>problema é realizar esse estudo estatístico sem dados de fácil acesso.</w:t>
      </w:r>
    </w:p>
    <w:p w14:paraId="6A160888" w14:textId="31453807" w:rsidR="00DD6A51" w:rsidRDefault="00F372CC">
      <w:pPr>
        <w:spacing w:before="120" w:after="0" w:line="360" w:lineRule="auto"/>
        <w:ind w:firstLine="709"/>
        <w:jc w:val="both"/>
      </w:pPr>
      <w:r>
        <w:rPr>
          <w:rFonts w:ascii="Arial" w:eastAsia="Arial" w:hAnsi="Arial" w:cs="Arial"/>
          <w:sz w:val="24"/>
          <w:szCs w:val="24"/>
        </w:rPr>
        <w:tab/>
        <w:t>Se em determinada área temos sempre chamados relacionados à impressora, podemos entender que a impressora é um gargalo</w:t>
      </w:r>
      <w:commentRangeStart w:id="504"/>
      <w:del w:id="505" w:author="Bruno dos Santos Rodrigues" w:date="2016-12-03T16:56:00Z">
        <w:r w:rsidR="00A241FA" w:rsidDel="003C1E40">
          <w:rPr>
            <w:rStyle w:val="Refdenotaderodap"/>
            <w:rFonts w:ascii="Arial" w:eastAsia="Arial" w:hAnsi="Arial" w:cs="Arial"/>
            <w:sz w:val="24"/>
            <w:szCs w:val="24"/>
          </w:rPr>
          <w:footnoteReference w:id="7"/>
        </w:r>
      </w:del>
      <w:commentRangeEnd w:id="504"/>
      <w:r w:rsidR="003C1E40">
        <w:rPr>
          <w:rStyle w:val="Refdecomentrio"/>
        </w:rPr>
        <w:commentReference w:id="504"/>
      </w:r>
      <w:r>
        <w:rPr>
          <w:rFonts w:ascii="Arial" w:eastAsia="Arial" w:hAnsi="Arial" w:cs="Arial"/>
          <w:sz w:val="24"/>
          <w:szCs w:val="24"/>
        </w:rPr>
        <w:t xml:space="preserve"> e deve ser substituída </w:t>
      </w:r>
      <w:r w:rsidR="003D6589">
        <w:rPr>
          <w:rFonts w:ascii="Arial" w:eastAsia="Arial" w:hAnsi="Arial" w:cs="Arial"/>
          <w:sz w:val="24"/>
          <w:szCs w:val="24"/>
        </w:rPr>
        <w:t>vist</w:t>
      </w:r>
      <w:ins w:id="508" w:author="Bruno dos Santos Rodrigues" w:date="2016-12-03T16:57:00Z">
        <w:r w:rsidR="003C1E40">
          <w:rPr>
            <w:rFonts w:ascii="Arial" w:eastAsia="Arial" w:hAnsi="Arial" w:cs="Arial"/>
            <w:sz w:val="24"/>
            <w:szCs w:val="24"/>
          </w:rPr>
          <w:t>o</w:t>
        </w:r>
      </w:ins>
      <w:del w:id="509" w:author="Bruno dos Santos Rodrigues" w:date="2016-12-03T16:57:00Z">
        <w:r w:rsidR="003D6589" w:rsidDel="003C1E40">
          <w:rPr>
            <w:rFonts w:ascii="Arial" w:eastAsia="Arial" w:hAnsi="Arial" w:cs="Arial"/>
            <w:sz w:val="24"/>
            <w:szCs w:val="24"/>
          </w:rPr>
          <w:delText>a</w:delText>
        </w:r>
      </w:del>
      <w:r>
        <w:rPr>
          <w:rFonts w:ascii="Arial" w:eastAsia="Arial" w:hAnsi="Arial" w:cs="Arial"/>
          <w:sz w:val="24"/>
          <w:szCs w:val="24"/>
        </w:rPr>
        <w:t xml:space="preserve"> que está gerando uma carga excessiva de chamados</w:t>
      </w:r>
      <w:del w:id="510" w:author="Bruno dos Santos Rodrigues" w:date="2016-12-03T16:58:00Z">
        <w:r w:rsidDel="003C1E40">
          <w:rPr>
            <w:rFonts w:ascii="Arial" w:eastAsia="Arial" w:hAnsi="Arial" w:cs="Arial"/>
            <w:sz w:val="24"/>
            <w:szCs w:val="24"/>
          </w:rPr>
          <w:delText>,</w:delText>
        </w:r>
      </w:del>
      <w:ins w:id="511" w:author="Bruno dos Santos Rodrigues" w:date="2016-12-03T16:58:00Z">
        <w:r w:rsidR="003C1E40">
          <w:rPr>
            <w:rFonts w:ascii="Arial" w:eastAsia="Arial" w:hAnsi="Arial" w:cs="Arial"/>
            <w:sz w:val="24"/>
            <w:szCs w:val="24"/>
          </w:rPr>
          <w:t>.</w:t>
        </w:r>
      </w:ins>
      <w:r>
        <w:rPr>
          <w:rFonts w:ascii="Arial" w:eastAsia="Arial" w:hAnsi="Arial" w:cs="Arial"/>
          <w:sz w:val="24"/>
          <w:szCs w:val="24"/>
        </w:rPr>
        <w:t xml:space="preserve"> </w:t>
      </w:r>
      <w:del w:id="512" w:author="Bruno dos Santos Rodrigues" w:date="2016-12-03T16:58:00Z">
        <w:r w:rsidDel="003C1E40">
          <w:rPr>
            <w:rFonts w:ascii="Arial" w:eastAsia="Arial" w:hAnsi="Arial" w:cs="Arial"/>
            <w:sz w:val="24"/>
            <w:szCs w:val="24"/>
          </w:rPr>
          <w:delText xml:space="preserve">já </w:delText>
        </w:r>
      </w:del>
      <w:ins w:id="513" w:author="Bruno dos Santos Rodrigues" w:date="2016-12-03T16:58:00Z">
        <w:r w:rsidR="003C1E40">
          <w:rPr>
            <w:rFonts w:ascii="Arial" w:eastAsia="Arial" w:hAnsi="Arial" w:cs="Arial"/>
            <w:sz w:val="24"/>
            <w:szCs w:val="24"/>
          </w:rPr>
          <w:t xml:space="preserve">Já </w:t>
        </w:r>
      </w:ins>
      <w:r>
        <w:rPr>
          <w:rFonts w:ascii="Arial" w:eastAsia="Arial" w:hAnsi="Arial" w:cs="Arial"/>
          <w:sz w:val="24"/>
          <w:szCs w:val="24"/>
        </w:rPr>
        <w:t>se</w:t>
      </w:r>
      <w:del w:id="514" w:author="Bruno dos Santos Rodrigues" w:date="2016-12-03T16:58:00Z">
        <w:r w:rsidDel="003C1E40">
          <w:rPr>
            <w:rFonts w:ascii="Arial" w:eastAsia="Arial" w:hAnsi="Arial" w:cs="Arial"/>
            <w:sz w:val="24"/>
            <w:szCs w:val="24"/>
          </w:rPr>
          <w:delText xml:space="preserve"> há</w:delText>
        </w:r>
      </w:del>
      <w:r>
        <w:rPr>
          <w:rFonts w:ascii="Arial" w:eastAsia="Arial" w:hAnsi="Arial" w:cs="Arial"/>
          <w:sz w:val="24"/>
          <w:szCs w:val="24"/>
        </w:rPr>
        <w:t xml:space="preserve"> uma área está tendo problemas de conexão com a </w:t>
      </w:r>
      <w:r>
        <w:rPr>
          <w:rFonts w:ascii="Arial" w:eastAsia="Arial" w:hAnsi="Arial" w:cs="Arial"/>
          <w:i/>
          <w:sz w:val="24"/>
          <w:szCs w:val="24"/>
        </w:rPr>
        <w:t>Internet</w:t>
      </w:r>
      <w:r>
        <w:rPr>
          <w:rFonts w:ascii="Arial" w:eastAsia="Arial" w:hAnsi="Arial" w:cs="Arial"/>
          <w:sz w:val="24"/>
          <w:szCs w:val="24"/>
        </w:rPr>
        <w:t>, a infraestrutura de rede deve ser analisada para levantar onde está a causa de tantos problemas.</w:t>
      </w:r>
    </w:p>
    <w:p w14:paraId="6A524BB4" w14:textId="76264D23" w:rsidR="00DD6A51" w:rsidRDefault="00F372CC">
      <w:pPr>
        <w:spacing w:before="120" w:after="0" w:line="360" w:lineRule="auto"/>
        <w:ind w:firstLine="709"/>
        <w:jc w:val="both"/>
      </w:pPr>
      <w:r>
        <w:rPr>
          <w:rFonts w:ascii="Arial" w:eastAsia="Arial" w:hAnsi="Arial" w:cs="Arial"/>
          <w:sz w:val="24"/>
          <w:szCs w:val="24"/>
        </w:rPr>
        <w:lastRenderedPageBreak/>
        <w:tab/>
        <w:t>Dentre esses relatórios</w:t>
      </w:r>
      <w:ins w:id="515" w:author="Bruno dos Santos Rodrigues" w:date="2016-12-03T16:58:00Z">
        <w:r w:rsidR="003C1E40">
          <w:rPr>
            <w:rFonts w:ascii="Arial" w:eastAsia="Arial" w:hAnsi="Arial" w:cs="Arial"/>
            <w:sz w:val="24"/>
            <w:szCs w:val="24"/>
          </w:rPr>
          <w:t>,</w:t>
        </w:r>
      </w:ins>
      <w:r>
        <w:rPr>
          <w:rFonts w:ascii="Arial" w:eastAsia="Arial" w:hAnsi="Arial" w:cs="Arial"/>
          <w:sz w:val="24"/>
          <w:szCs w:val="24"/>
        </w:rPr>
        <w:t xml:space="preserve"> os principais são os que mostram a relação entre chamados, colaboradores e o tempo de resolução dos chamados</w:t>
      </w:r>
      <w:del w:id="516" w:author="Bruno dos Santos Rodrigues" w:date="2016-12-03T16:58:00Z">
        <w:r w:rsidDel="003C1E40">
          <w:rPr>
            <w:rFonts w:ascii="Arial" w:eastAsia="Arial" w:hAnsi="Arial" w:cs="Arial"/>
            <w:sz w:val="24"/>
            <w:szCs w:val="24"/>
          </w:rPr>
          <w:delText>,</w:delText>
        </w:r>
      </w:del>
      <w:ins w:id="517" w:author="Bruno dos Santos Rodrigues" w:date="2016-12-03T16:58:00Z">
        <w:r w:rsidR="003C1E40">
          <w:rPr>
            <w:rFonts w:ascii="Arial" w:eastAsia="Arial" w:hAnsi="Arial" w:cs="Arial"/>
            <w:sz w:val="24"/>
            <w:szCs w:val="24"/>
          </w:rPr>
          <w:t>.</w:t>
        </w:r>
      </w:ins>
      <w:r>
        <w:rPr>
          <w:rFonts w:ascii="Arial" w:eastAsia="Arial" w:hAnsi="Arial" w:cs="Arial"/>
          <w:sz w:val="24"/>
          <w:szCs w:val="24"/>
        </w:rPr>
        <w:t xml:space="preserve"> </w:t>
      </w:r>
      <w:del w:id="518" w:author="Bruno dos Santos Rodrigues" w:date="2016-12-03T16:58:00Z">
        <w:r w:rsidDel="003C1E40">
          <w:rPr>
            <w:rFonts w:ascii="Arial" w:eastAsia="Arial" w:hAnsi="Arial" w:cs="Arial"/>
            <w:sz w:val="24"/>
            <w:szCs w:val="24"/>
          </w:rPr>
          <w:delText>c</w:delText>
        </w:r>
      </w:del>
      <w:ins w:id="519" w:author="Bruno dos Santos Rodrigues" w:date="2016-12-03T16:58:00Z">
        <w:r w:rsidR="003C1E40">
          <w:rPr>
            <w:rFonts w:ascii="Arial" w:eastAsia="Arial" w:hAnsi="Arial" w:cs="Arial"/>
            <w:sz w:val="24"/>
            <w:szCs w:val="24"/>
          </w:rPr>
          <w:t>C</w:t>
        </w:r>
      </w:ins>
      <w:r>
        <w:rPr>
          <w:rFonts w:ascii="Arial" w:eastAsia="Arial" w:hAnsi="Arial" w:cs="Arial"/>
          <w:sz w:val="24"/>
          <w:szCs w:val="24"/>
        </w:rPr>
        <w:t xml:space="preserve">om isso pode-se analisar a eficiência geral dos colaboradores do </w:t>
      </w:r>
      <w:r>
        <w:rPr>
          <w:rFonts w:ascii="Arial" w:eastAsia="Arial" w:hAnsi="Arial" w:cs="Arial"/>
          <w:i/>
          <w:sz w:val="24"/>
          <w:szCs w:val="24"/>
        </w:rPr>
        <w:t>helpdesk</w:t>
      </w:r>
      <w:r>
        <w:rPr>
          <w:rFonts w:ascii="Arial" w:eastAsia="Arial" w:hAnsi="Arial" w:cs="Arial"/>
          <w:sz w:val="24"/>
          <w:szCs w:val="24"/>
        </w:rPr>
        <w:t>.</w:t>
      </w:r>
    </w:p>
    <w:p w14:paraId="722F33B8" w14:textId="77777777" w:rsidR="00DD6A51" w:rsidRDefault="00F372CC">
      <w:pPr>
        <w:spacing w:before="120" w:after="0" w:line="360" w:lineRule="auto"/>
        <w:ind w:firstLine="709"/>
        <w:jc w:val="both"/>
      </w:pPr>
      <w:r>
        <w:rPr>
          <w:rFonts w:ascii="Arial" w:eastAsia="Arial" w:hAnsi="Arial" w:cs="Arial"/>
          <w:sz w:val="24"/>
          <w:szCs w:val="24"/>
        </w:rPr>
        <w:t xml:space="preserve">Por fim, com um </w:t>
      </w:r>
      <w:r>
        <w:rPr>
          <w:rFonts w:ascii="Arial" w:eastAsia="Arial" w:hAnsi="Arial" w:cs="Arial"/>
          <w:i/>
          <w:sz w:val="24"/>
          <w:szCs w:val="24"/>
        </w:rPr>
        <w:t>helpdesk</w:t>
      </w:r>
      <w:r>
        <w:rPr>
          <w:rFonts w:ascii="Arial" w:eastAsia="Arial" w:hAnsi="Arial" w:cs="Arial"/>
          <w:sz w:val="24"/>
          <w:szCs w:val="24"/>
        </w:rPr>
        <w:t xml:space="preserve"> centralizado é possível ter os dados de todos os chamados abertos, concluídos e pendentes, facilitando a pesquisa e transmissão de conhecimento para evitar retrabalhos e chamados recorrentes.</w:t>
      </w:r>
    </w:p>
    <w:p w14:paraId="17E0194D" w14:textId="36947F0A" w:rsidR="00DD6A51" w:rsidRDefault="00CC3E07" w:rsidP="00CC3E07">
      <w:pPr>
        <w:pStyle w:val="Ttulo3"/>
        <w:rPr>
          <w:rFonts w:ascii="Arial" w:eastAsia="Arial" w:hAnsi="Arial" w:cs="Arial"/>
          <w:b/>
          <w:color w:val="000000"/>
        </w:rPr>
        <w:pPrChange w:id="520" w:author="Bruno dos Santos Rodrigues" w:date="2016-12-04T13:56:00Z">
          <w:pPr>
            <w:pStyle w:val="Ttulo3"/>
            <w:numPr>
              <w:ilvl w:val="1"/>
              <w:numId w:val="18"/>
            </w:numPr>
            <w:spacing w:before="480" w:line="360" w:lineRule="auto"/>
            <w:ind w:left="426" w:hanging="360"/>
            <w:jc w:val="both"/>
          </w:pPr>
        </w:pPrChange>
      </w:pPr>
      <w:bookmarkStart w:id="521" w:name="_1t3h5sf" w:colFirst="0" w:colLast="0"/>
      <w:bookmarkStart w:id="522" w:name="_Toc468623250"/>
      <w:bookmarkEnd w:id="521"/>
      <w:ins w:id="523" w:author="Bruno dos Santos Rodrigues" w:date="2016-12-04T13:56:00Z">
        <w:r>
          <w:rPr>
            <w:rFonts w:ascii="Arial" w:eastAsia="Arial" w:hAnsi="Arial" w:cs="Arial"/>
            <w:b/>
            <w:color w:val="000000"/>
          </w:rPr>
          <w:t>1.1.2</w:t>
        </w:r>
        <w:r>
          <w:rPr>
            <w:rFonts w:ascii="Arial" w:eastAsia="Arial" w:hAnsi="Arial" w:cs="Arial"/>
            <w:b/>
            <w:color w:val="000000"/>
          </w:rPr>
          <w:tab/>
        </w:r>
      </w:ins>
      <w:r w:rsidR="00F372CC">
        <w:rPr>
          <w:rFonts w:ascii="Arial" w:eastAsia="Arial" w:hAnsi="Arial" w:cs="Arial"/>
          <w:b/>
          <w:color w:val="000000"/>
        </w:rPr>
        <w:t>Solução Proposta</w:t>
      </w:r>
      <w:bookmarkEnd w:id="522"/>
    </w:p>
    <w:p w14:paraId="753995FC" w14:textId="5DC4BFF6" w:rsidR="003C1E40" w:rsidRDefault="003C1E40">
      <w:pPr>
        <w:spacing w:before="120" w:after="0" w:line="360" w:lineRule="auto"/>
        <w:ind w:firstLine="709"/>
        <w:jc w:val="both"/>
        <w:rPr>
          <w:ins w:id="524" w:author="Bruno dos Santos Rodrigues" w:date="2016-12-03T17:01:00Z"/>
          <w:rFonts w:ascii="Arial" w:eastAsia="Arial" w:hAnsi="Arial" w:cs="Arial"/>
          <w:sz w:val="24"/>
          <w:szCs w:val="24"/>
        </w:rPr>
      </w:pPr>
      <w:commentRangeStart w:id="525"/>
      <w:ins w:id="526" w:author="Bruno dos Santos Rodrigues" w:date="2016-12-03T17:01:00Z">
        <w:r>
          <w:rPr>
            <w:rFonts w:ascii="Arial" w:eastAsia="Arial" w:hAnsi="Arial" w:cs="Arial"/>
            <w:sz w:val="24"/>
            <w:szCs w:val="24"/>
          </w:rPr>
          <w:t xml:space="preserve">Algumas empresas já trabalham de uma maneira que evitam todos ou boa parte desses problemas, porém, nem sempre utilizam ferramentas que estão de fato preparadas para ajudar de maneira eficiente a manter o </w:t>
        </w:r>
        <w:r>
          <w:rPr>
            <w:rFonts w:ascii="Arial" w:eastAsia="Arial" w:hAnsi="Arial" w:cs="Arial"/>
            <w:i/>
            <w:sz w:val="24"/>
            <w:szCs w:val="24"/>
          </w:rPr>
          <w:t xml:space="preserve">helpdesk </w:t>
        </w:r>
        <w:r>
          <w:rPr>
            <w:rFonts w:ascii="Arial" w:eastAsia="Arial" w:hAnsi="Arial" w:cs="Arial"/>
            <w:sz w:val="24"/>
            <w:szCs w:val="24"/>
          </w:rPr>
          <w:t>funcionando corretamente.</w:t>
        </w:r>
      </w:ins>
    </w:p>
    <w:p w14:paraId="2581B1B4" w14:textId="77777777" w:rsidR="003C1E40" w:rsidRDefault="003C1E40" w:rsidP="003C1E40">
      <w:pPr>
        <w:spacing w:before="120" w:after="0" w:line="360" w:lineRule="auto"/>
        <w:ind w:firstLine="709"/>
        <w:jc w:val="both"/>
        <w:rPr>
          <w:ins w:id="527" w:author="Bruno dos Santos Rodrigues" w:date="2016-12-03T17:03:00Z"/>
          <w:rFonts w:ascii="Arial" w:eastAsia="Arial" w:hAnsi="Arial" w:cs="Arial"/>
          <w:sz w:val="24"/>
          <w:szCs w:val="24"/>
        </w:rPr>
      </w:pPr>
      <w:ins w:id="528" w:author="Bruno dos Santos Rodrigues" w:date="2016-12-03T17:02:00Z">
        <w:r>
          <w:rPr>
            <w:rFonts w:ascii="Arial" w:eastAsia="Arial" w:hAnsi="Arial" w:cs="Arial"/>
            <w:sz w:val="24"/>
            <w:szCs w:val="24"/>
          </w:rPr>
          <w:t>O ideal é testar o máximo de ferramentas possível e verificar a que mais se relaciona com a maneira de trabalhar da organização.</w:t>
        </w:r>
      </w:ins>
    </w:p>
    <w:p w14:paraId="0B375167" w14:textId="47D7861B" w:rsidR="00DD6A51" w:rsidDel="003C1E40" w:rsidRDefault="003C1E40" w:rsidP="003C1E40">
      <w:pPr>
        <w:spacing w:before="120" w:after="0" w:line="360" w:lineRule="auto"/>
        <w:ind w:firstLine="709"/>
        <w:jc w:val="both"/>
        <w:rPr>
          <w:del w:id="529" w:author="Bruno dos Santos Rodrigues" w:date="2016-12-03T17:03:00Z"/>
        </w:rPr>
      </w:pPr>
      <w:ins w:id="530" w:author="Bruno dos Santos Rodrigues" w:date="2016-12-03T17:03:00Z">
        <w:r>
          <w:rPr>
            <w:rFonts w:ascii="Arial" w:eastAsia="Arial" w:hAnsi="Arial" w:cs="Arial"/>
            <w:sz w:val="24"/>
            <w:szCs w:val="24"/>
          </w:rPr>
          <w:t>Este trabalho não sugere</w:t>
        </w:r>
      </w:ins>
      <w:ins w:id="531" w:author="Bruno dos Santos Rodrigues" w:date="2016-12-03T17:05:00Z">
        <w:r>
          <w:rPr>
            <w:rFonts w:ascii="Arial" w:eastAsia="Arial" w:hAnsi="Arial" w:cs="Arial"/>
            <w:sz w:val="24"/>
            <w:szCs w:val="24"/>
          </w:rPr>
          <w:t xml:space="preserve"> uma solução absoluta, mas sim, algo prático, simples e em sintonia com o que foi pesquisado com relação ao ITIL e suas boas práticas.</w:t>
        </w:r>
      </w:ins>
      <w:del w:id="532" w:author="Bruno dos Santos Rodrigues" w:date="2016-12-03T17:03:00Z">
        <w:r w:rsidR="00F372CC" w:rsidDel="003C1E40">
          <w:rPr>
            <w:rFonts w:ascii="Arial" w:eastAsia="Arial" w:hAnsi="Arial" w:cs="Arial"/>
            <w:sz w:val="24"/>
            <w:szCs w:val="24"/>
          </w:rPr>
          <w:delText xml:space="preserve">A solução proposta para cada problema citado acima é passar para os usuários o guia de treinamento do software e oferecer aula de treinamento prática para maior entendimento e aprendizado do software. </w:delText>
        </w:r>
      </w:del>
      <w:commentRangeEnd w:id="525"/>
      <w:r w:rsidR="005C0C99">
        <w:rPr>
          <w:rStyle w:val="Refdecomentrio"/>
        </w:rPr>
        <w:commentReference w:id="525"/>
      </w:r>
    </w:p>
    <w:p w14:paraId="643A9942" w14:textId="12FAF357" w:rsidR="00DD6A51" w:rsidRDefault="00F372CC">
      <w:pPr>
        <w:spacing w:before="120" w:after="0" w:line="360" w:lineRule="auto"/>
        <w:ind w:firstLine="709"/>
        <w:jc w:val="both"/>
      </w:pPr>
      <w:del w:id="533" w:author="Bruno dos Santos Rodrigues" w:date="2016-12-03T17:03:00Z">
        <w:r w:rsidDel="003C1E40">
          <w:rPr>
            <w:rFonts w:ascii="Arial" w:eastAsia="Arial" w:hAnsi="Arial" w:cs="Arial"/>
            <w:sz w:val="24"/>
            <w:szCs w:val="24"/>
          </w:rPr>
          <w:delText>Na questão técnica, para</w:delText>
        </w:r>
      </w:del>
      <w:ins w:id="534" w:author="Bruno dos Santos Rodrigues" w:date="2016-12-03T17:03:00Z">
        <w:r w:rsidR="003C1E40">
          <w:rPr>
            <w:rFonts w:ascii="Arial" w:eastAsia="Arial" w:hAnsi="Arial" w:cs="Arial"/>
            <w:sz w:val="24"/>
            <w:szCs w:val="24"/>
          </w:rPr>
          <w:t>Para</w:t>
        </w:r>
      </w:ins>
      <w:r>
        <w:rPr>
          <w:rFonts w:ascii="Arial" w:eastAsia="Arial" w:hAnsi="Arial" w:cs="Arial"/>
          <w:sz w:val="24"/>
          <w:szCs w:val="24"/>
        </w:rPr>
        <w:t xml:space="preserve"> facilitar a organização das prioridades dos chamados, é necessária uma opção para que o usuário possa selecionar a prioridade do chamado</w:t>
      </w:r>
      <w:del w:id="535" w:author="Bruno dos Santos Rodrigues" w:date="2016-12-03T17:08:00Z">
        <w:r w:rsidDel="005C0C99">
          <w:rPr>
            <w:rFonts w:ascii="Arial" w:eastAsia="Arial" w:hAnsi="Arial" w:cs="Arial"/>
            <w:sz w:val="24"/>
            <w:szCs w:val="24"/>
          </w:rPr>
          <w:delText>,</w:delText>
        </w:r>
      </w:del>
      <w:ins w:id="536" w:author="Bruno dos Santos Rodrigues" w:date="2016-12-03T17:08:00Z">
        <w:r w:rsidR="005C0C99">
          <w:rPr>
            <w:rFonts w:ascii="Arial" w:eastAsia="Arial" w:hAnsi="Arial" w:cs="Arial"/>
            <w:sz w:val="24"/>
            <w:szCs w:val="24"/>
          </w:rPr>
          <w:t>.</w:t>
        </w:r>
      </w:ins>
      <w:r>
        <w:rPr>
          <w:rFonts w:ascii="Arial" w:eastAsia="Arial" w:hAnsi="Arial" w:cs="Arial"/>
          <w:sz w:val="24"/>
          <w:szCs w:val="24"/>
        </w:rPr>
        <w:t xml:space="preserve"> </w:t>
      </w:r>
      <w:del w:id="537" w:author="Bruno dos Santos Rodrigues" w:date="2016-12-03T17:08:00Z">
        <w:r w:rsidDel="005C0C99">
          <w:rPr>
            <w:rFonts w:ascii="Arial" w:eastAsia="Arial" w:hAnsi="Arial" w:cs="Arial"/>
            <w:sz w:val="24"/>
            <w:szCs w:val="24"/>
          </w:rPr>
          <w:delText>p</w:delText>
        </w:r>
      </w:del>
      <w:ins w:id="538" w:author="Bruno dos Santos Rodrigues" w:date="2016-12-03T17:08:00Z">
        <w:r w:rsidR="005C0C99">
          <w:rPr>
            <w:rFonts w:ascii="Arial" w:eastAsia="Arial" w:hAnsi="Arial" w:cs="Arial"/>
            <w:sz w:val="24"/>
            <w:szCs w:val="24"/>
          </w:rPr>
          <w:t>P</w:t>
        </w:r>
      </w:ins>
      <w:r>
        <w:rPr>
          <w:rFonts w:ascii="Arial" w:eastAsia="Arial" w:hAnsi="Arial" w:cs="Arial"/>
          <w:sz w:val="24"/>
          <w:szCs w:val="24"/>
        </w:rPr>
        <w:t>or exemplo, “Muito Urgente”, “Urgente” e “Moderado”, e o departamento responsável para a resolução de cada chamado. Cada empresa pode selecionar o quão fragmentado serão as opções de prioridade, podendo haver prioridades intermediárias às do exemplo anterior.</w:t>
      </w:r>
    </w:p>
    <w:p w14:paraId="371665B3" w14:textId="77777777" w:rsidR="00DD6A51" w:rsidRDefault="00F372CC">
      <w:pPr>
        <w:spacing w:before="120" w:after="0" w:line="360" w:lineRule="auto"/>
        <w:ind w:firstLine="709"/>
        <w:jc w:val="both"/>
      </w:pPr>
      <w:r>
        <w:rPr>
          <w:rFonts w:ascii="Arial" w:eastAsia="Arial" w:hAnsi="Arial" w:cs="Arial"/>
          <w:sz w:val="24"/>
          <w:szCs w:val="24"/>
        </w:rPr>
        <w:t xml:space="preserve">Para reduzir o índice de duplicidade de chamados, o técnico do </w:t>
      </w:r>
      <w:r>
        <w:rPr>
          <w:rFonts w:ascii="Arial" w:eastAsia="Arial" w:hAnsi="Arial" w:cs="Arial"/>
          <w:i/>
          <w:sz w:val="24"/>
          <w:szCs w:val="24"/>
        </w:rPr>
        <w:t>helpdesk</w:t>
      </w:r>
      <w:r>
        <w:rPr>
          <w:rFonts w:ascii="Arial" w:eastAsia="Arial" w:hAnsi="Arial" w:cs="Arial"/>
          <w:sz w:val="24"/>
          <w:szCs w:val="24"/>
        </w:rPr>
        <w:t xml:space="preserve"> deve ter acesso rápido e prático aos chamados abertos, podendo visualizar a prioridade, descrição do chamado e o responsável pela solução do chamado, evitando assim que vários chamados parecidos sejam abertos.</w:t>
      </w:r>
    </w:p>
    <w:p w14:paraId="71484D01" w14:textId="1964B7FD" w:rsidR="00DD6A51" w:rsidRDefault="00F372CC">
      <w:pPr>
        <w:spacing w:before="120" w:after="0" w:line="360" w:lineRule="auto"/>
        <w:ind w:firstLine="709"/>
        <w:jc w:val="both"/>
      </w:pPr>
      <w:r>
        <w:rPr>
          <w:rFonts w:ascii="Arial" w:eastAsia="Arial" w:hAnsi="Arial" w:cs="Arial"/>
          <w:sz w:val="24"/>
          <w:szCs w:val="24"/>
        </w:rPr>
        <w:t>Para solucionar os problemas de falta de controle e conhecimento sobre a infraestrutura</w:t>
      </w:r>
      <w:ins w:id="539" w:author="Bruno dos Santos Rodrigues" w:date="2016-12-03T17:14:00Z">
        <w:r w:rsidR="00C07611">
          <w:rPr>
            <w:rFonts w:ascii="Arial" w:eastAsia="Arial" w:hAnsi="Arial" w:cs="Arial"/>
            <w:sz w:val="24"/>
            <w:szCs w:val="24"/>
          </w:rPr>
          <w:t>,</w:t>
        </w:r>
      </w:ins>
      <w:r>
        <w:rPr>
          <w:rFonts w:ascii="Arial" w:eastAsia="Arial" w:hAnsi="Arial" w:cs="Arial"/>
          <w:sz w:val="24"/>
          <w:szCs w:val="24"/>
        </w:rPr>
        <w:t xml:space="preserve"> devem existir relatórios que relacionem cada ativo à quantidade </w:t>
      </w:r>
      <w:r>
        <w:rPr>
          <w:rFonts w:ascii="Arial" w:eastAsia="Arial" w:hAnsi="Arial" w:cs="Arial"/>
          <w:sz w:val="24"/>
          <w:szCs w:val="24"/>
        </w:rPr>
        <w:lastRenderedPageBreak/>
        <w:t>de chamados abertos e quanto dos chamados abertos são desse mesmo tipo de ativo, além do tempo de solução dos problemas com cada tipo de ativo.</w:t>
      </w:r>
    </w:p>
    <w:p w14:paraId="7DBF1C6A" w14:textId="33054CAD" w:rsidR="00DD6A51" w:rsidRDefault="00F372CC">
      <w:pPr>
        <w:spacing w:before="120" w:after="0" w:line="360" w:lineRule="auto"/>
        <w:ind w:firstLine="709"/>
        <w:jc w:val="both"/>
      </w:pPr>
      <w:r>
        <w:rPr>
          <w:rFonts w:ascii="Arial" w:eastAsia="Arial" w:hAnsi="Arial" w:cs="Arial"/>
          <w:sz w:val="24"/>
          <w:szCs w:val="24"/>
        </w:rPr>
        <w:t xml:space="preserve">Com essas informações e todas as outras sobre cada ativo, cada responsável técnico e cada problema, o acesso às soluções anteriores se torna muito fácil, assim como o acesso aos problemas a serem solucionados por cada colaborador, facilitando a cobrança e </w:t>
      </w:r>
      <w:ins w:id="540" w:author="Bruno dos Santos Rodrigues" w:date="2016-12-03T17:16:00Z">
        <w:r w:rsidR="00563355">
          <w:rPr>
            <w:rFonts w:ascii="Arial" w:eastAsia="Arial" w:hAnsi="Arial" w:cs="Arial"/>
            <w:sz w:val="24"/>
            <w:szCs w:val="24"/>
          </w:rPr>
          <w:t xml:space="preserve">o </w:t>
        </w:r>
      </w:ins>
      <w:r>
        <w:rPr>
          <w:rFonts w:ascii="Arial" w:eastAsia="Arial" w:hAnsi="Arial" w:cs="Arial"/>
          <w:sz w:val="24"/>
          <w:szCs w:val="24"/>
        </w:rPr>
        <w:t>controle.</w:t>
      </w:r>
    </w:p>
    <w:p w14:paraId="27B214DB" w14:textId="77777777" w:rsidR="00DD6A51" w:rsidRDefault="00F372CC" w:rsidP="00A31D4E">
      <w:pPr>
        <w:pStyle w:val="Ttulo2"/>
        <w:numPr>
          <w:ilvl w:val="0"/>
          <w:numId w:val="18"/>
        </w:numPr>
        <w:spacing w:before="480" w:line="360" w:lineRule="auto"/>
        <w:ind w:left="426" w:hanging="360"/>
        <w:jc w:val="both"/>
        <w:rPr>
          <w:rFonts w:ascii="Arial" w:eastAsia="Arial" w:hAnsi="Arial" w:cs="Arial"/>
          <w:b/>
          <w:color w:val="000000"/>
          <w:sz w:val="24"/>
          <w:szCs w:val="24"/>
        </w:rPr>
      </w:pPr>
      <w:bookmarkStart w:id="541" w:name="_4d34og8" w:colFirst="0" w:colLast="0"/>
      <w:bookmarkStart w:id="542" w:name="_Toc468623251"/>
      <w:bookmarkEnd w:id="541"/>
      <w:r>
        <w:rPr>
          <w:rFonts w:ascii="Arial" w:eastAsia="Arial" w:hAnsi="Arial" w:cs="Arial"/>
          <w:b/>
          <w:color w:val="000000"/>
          <w:sz w:val="24"/>
          <w:szCs w:val="24"/>
        </w:rPr>
        <w:t>Objetivos Gerais</w:t>
      </w:r>
      <w:bookmarkEnd w:id="542"/>
    </w:p>
    <w:p w14:paraId="75D6E342" w14:textId="68375764" w:rsidR="00DD6A51" w:rsidRDefault="00F372CC">
      <w:pPr>
        <w:spacing w:before="120" w:after="0" w:line="360" w:lineRule="auto"/>
        <w:ind w:firstLine="709"/>
        <w:jc w:val="both"/>
      </w:pPr>
      <w:r>
        <w:rPr>
          <w:rFonts w:ascii="Arial" w:eastAsia="Arial" w:hAnsi="Arial" w:cs="Arial"/>
          <w:sz w:val="24"/>
          <w:szCs w:val="24"/>
        </w:rPr>
        <w:t>Fornecer uma ferramenta alinhada com os processos do ITIL para a gerência de problemas, ou seja, uma ferramenta que auxilie a organização a manter uma base de dados atualizada com relação aos problemas, suas soluções e seus responsáveis, objetivando agilizar a entrega de um serviço com maior valor agregado e funcionando d</w:t>
      </w:r>
      <w:del w:id="543" w:author="Bruno dos Santos Rodrigues" w:date="2016-12-03T17:17:00Z">
        <w:r w:rsidDel="00563355">
          <w:rPr>
            <w:rFonts w:ascii="Arial" w:eastAsia="Arial" w:hAnsi="Arial" w:cs="Arial"/>
            <w:sz w:val="24"/>
            <w:szCs w:val="24"/>
          </w:rPr>
          <w:delText>e</w:delText>
        </w:r>
      </w:del>
      <w:ins w:id="544" w:author="Bruno dos Santos Rodrigues" w:date="2016-12-03T17:17:00Z">
        <w:r w:rsidR="00563355">
          <w:rPr>
            <w:rFonts w:ascii="Arial" w:eastAsia="Arial" w:hAnsi="Arial" w:cs="Arial"/>
            <w:sz w:val="24"/>
            <w:szCs w:val="24"/>
          </w:rPr>
          <w:t>a</w:t>
        </w:r>
      </w:ins>
      <w:r>
        <w:rPr>
          <w:rFonts w:ascii="Arial" w:eastAsia="Arial" w:hAnsi="Arial" w:cs="Arial"/>
          <w:sz w:val="24"/>
          <w:szCs w:val="24"/>
        </w:rPr>
        <w:t xml:space="preserve"> maneira </w:t>
      </w:r>
      <w:del w:id="545" w:author="Bruno dos Santos Rodrigues" w:date="2016-12-03T17:17:00Z">
        <w:r w:rsidDel="00563355">
          <w:rPr>
            <w:rFonts w:ascii="Arial" w:eastAsia="Arial" w:hAnsi="Arial" w:cs="Arial"/>
            <w:sz w:val="24"/>
            <w:szCs w:val="24"/>
          </w:rPr>
          <w:delText xml:space="preserve">o </w:delText>
        </w:r>
      </w:del>
      <w:r>
        <w:rPr>
          <w:rFonts w:ascii="Arial" w:eastAsia="Arial" w:hAnsi="Arial" w:cs="Arial"/>
          <w:sz w:val="24"/>
          <w:szCs w:val="24"/>
        </w:rPr>
        <w:t>mais livre de erro possível.</w:t>
      </w:r>
    </w:p>
    <w:p w14:paraId="4FD942AD" w14:textId="77777777" w:rsidR="00DD6A51" w:rsidRDefault="00F372CC" w:rsidP="00A31D4E">
      <w:pPr>
        <w:pStyle w:val="Ttulo3"/>
        <w:numPr>
          <w:ilvl w:val="1"/>
          <w:numId w:val="18"/>
        </w:numPr>
        <w:spacing w:before="480" w:line="360" w:lineRule="auto"/>
        <w:ind w:left="426" w:hanging="360"/>
        <w:jc w:val="both"/>
        <w:rPr>
          <w:rFonts w:ascii="Arial" w:eastAsia="Arial" w:hAnsi="Arial" w:cs="Arial"/>
          <w:b/>
          <w:color w:val="000000"/>
        </w:rPr>
      </w:pPr>
      <w:bookmarkStart w:id="546" w:name="_2s8eyo1" w:colFirst="0" w:colLast="0"/>
      <w:bookmarkStart w:id="547" w:name="_Toc468623252"/>
      <w:bookmarkEnd w:id="546"/>
      <w:r>
        <w:rPr>
          <w:rFonts w:ascii="Arial" w:eastAsia="Arial" w:hAnsi="Arial" w:cs="Arial"/>
          <w:b/>
          <w:color w:val="000000"/>
        </w:rPr>
        <w:t>Objetivos Específicos</w:t>
      </w:r>
      <w:bookmarkEnd w:id="547"/>
    </w:p>
    <w:p w14:paraId="5CDFCFAC" w14:textId="38BF2202" w:rsidR="00DD6A51" w:rsidRDefault="00F372CC">
      <w:pPr>
        <w:spacing w:before="120" w:after="0" w:line="360" w:lineRule="auto"/>
        <w:ind w:firstLine="709"/>
        <w:jc w:val="both"/>
      </w:pPr>
      <w:r>
        <w:rPr>
          <w:rFonts w:ascii="Arial" w:eastAsia="Arial" w:hAnsi="Arial" w:cs="Arial"/>
          <w:sz w:val="24"/>
          <w:szCs w:val="24"/>
        </w:rPr>
        <w:tab/>
        <w:t>O projeto Kaizen</w:t>
      </w:r>
      <w:ins w:id="548" w:author="Bruno dos Santos Rodrigues" w:date="2016-12-04T13:41:00Z">
        <w:r w:rsidR="00675487">
          <w:rPr>
            <w:rStyle w:val="Refdenotaderodap"/>
            <w:rFonts w:ascii="Arial" w:eastAsia="Arial" w:hAnsi="Arial" w:cs="Arial"/>
            <w:sz w:val="24"/>
            <w:szCs w:val="24"/>
          </w:rPr>
          <w:footnoteReference w:id="8"/>
        </w:r>
      </w:ins>
      <w:r>
        <w:rPr>
          <w:rFonts w:ascii="Arial" w:eastAsia="Arial" w:hAnsi="Arial" w:cs="Arial"/>
          <w:sz w:val="24"/>
          <w:szCs w:val="24"/>
        </w:rPr>
        <w:t xml:space="preserve"> visa trazer maior agilidade ao </w:t>
      </w:r>
      <w:r>
        <w:rPr>
          <w:rFonts w:ascii="Arial" w:eastAsia="Arial" w:hAnsi="Arial" w:cs="Arial"/>
          <w:i/>
          <w:sz w:val="24"/>
          <w:szCs w:val="24"/>
        </w:rPr>
        <w:t>helpdesk</w:t>
      </w:r>
      <w:r>
        <w:rPr>
          <w:rFonts w:ascii="Arial" w:eastAsia="Arial" w:hAnsi="Arial" w:cs="Arial"/>
          <w:sz w:val="24"/>
          <w:szCs w:val="24"/>
        </w:rPr>
        <w:t>, mantendo a organização e a fácil visualização dos chamados abertos e dados estatísticos de cada ativo da organização.</w:t>
      </w:r>
    </w:p>
    <w:p w14:paraId="112ED7BF" w14:textId="16AD9DB2" w:rsidR="00DD6A51" w:rsidRDefault="00F372CC">
      <w:pPr>
        <w:spacing w:before="120" w:after="0" w:line="360" w:lineRule="auto"/>
        <w:ind w:firstLine="709"/>
        <w:jc w:val="both"/>
      </w:pPr>
      <w:r>
        <w:rPr>
          <w:rFonts w:ascii="Arial" w:eastAsia="Arial" w:hAnsi="Arial" w:cs="Arial"/>
          <w:sz w:val="24"/>
          <w:szCs w:val="24"/>
        </w:rPr>
        <w:tab/>
        <w:t xml:space="preserve">O </w:t>
      </w:r>
      <w:r>
        <w:rPr>
          <w:rFonts w:ascii="Arial" w:eastAsia="Arial" w:hAnsi="Arial" w:cs="Arial"/>
          <w:i/>
          <w:sz w:val="24"/>
          <w:szCs w:val="24"/>
        </w:rPr>
        <w:t>helpdesk</w:t>
      </w:r>
      <w:r>
        <w:rPr>
          <w:rFonts w:ascii="Arial" w:eastAsia="Arial" w:hAnsi="Arial" w:cs="Arial"/>
          <w:sz w:val="24"/>
          <w:szCs w:val="24"/>
        </w:rPr>
        <w:t xml:space="preserve"> existe para que os problemas sejam facilmente identificados e corrigidos</w:t>
      </w:r>
      <w:del w:id="550" w:author="Bruno dos Santos Rodrigues" w:date="2016-12-03T17:17:00Z">
        <w:r w:rsidDel="00563355">
          <w:rPr>
            <w:rFonts w:ascii="Arial" w:eastAsia="Arial" w:hAnsi="Arial" w:cs="Arial"/>
            <w:sz w:val="24"/>
            <w:szCs w:val="24"/>
          </w:rPr>
          <w:delText>,</w:delText>
        </w:r>
      </w:del>
      <w:ins w:id="551" w:author="Bruno dos Santos Rodrigues" w:date="2016-12-03T17:17:00Z">
        <w:r w:rsidR="00563355">
          <w:rPr>
            <w:rFonts w:ascii="Arial" w:eastAsia="Arial" w:hAnsi="Arial" w:cs="Arial"/>
            <w:sz w:val="24"/>
            <w:szCs w:val="24"/>
          </w:rPr>
          <w:t>. Porém</w:t>
        </w:r>
      </w:ins>
      <w:del w:id="552" w:author="Bruno dos Santos Rodrigues" w:date="2016-12-03T17:17:00Z">
        <w:r w:rsidDel="00563355">
          <w:rPr>
            <w:rFonts w:ascii="Arial" w:eastAsia="Arial" w:hAnsi="Arial" w:cs="Arial"/>
            <w:sz w:val="24"/>
            <w:szCs w:val="24"/>
          </w:rPr>
          <w:delText xml:space="preserve"> porém</w:delText>
        </w:r>
      </w:del>
      <w:r>
        <w:rPr>
          <w:rFonts w:ascii="Arial" w:eastAsia="Arial" w:hAnsi="Arial" w:cs="Arial"/>
          <w:sz w:val="24"/>
          <w:szCs w:val="24"/>
        </w:rPr>
        <w:t>, sem um sistema que consiga organizar e gerenciar de forma eficiente os dados de cada incidente, fica impossível prever o próximo incidente, não podendo assim tomar medidas preventivas de forma antecipada.</w:t>
      </w:r>
    </w:p>
    <w:p w14:paraId="4D178132" w14:textId="77777777" w:rsidR="00DD6A51" w:rsidRDefault="00F372CC" w:rsidP="00A31D4E">
      <w:pPr>
        <w:pStyle w:val="Ttulo2"/>
        <w:numPr>
          <w:ilvl w:val="0"/>
          <w:numId w:val="18"/>
        </w:numPr>
        <w:spacing w:before="480" w:line="360" w:lineRule="auto"/>
        <w:ind w:left="426" w:hanging="360"/>
        <w:jc w:val="both"/>
        <w:rPr>
          <w:rFonts w:ascii="Arial" w:eastAsia="Arial" w:hAnsi="Arial" w:cs="Arial"/>
          <w:b/>
          <w:color w:val="000000"/>
          <w:sz w:val="24"/>
          <w:szCs w:val="24"/>
        </w:rPr>
      </w:pPr>
      <w:bookmarkStart w:id="553" w:name="_17dp8vu" w:colFirst="0" w:colLast="0"/>
      <w:bookmarkStart w:id="554" w:name="_Toc468623253"/>
      <w:bookmarkEnd w:id="553"/>
      <w:r>
        <w:rPr>
          <w:rFonts w:ascii="Arial" w:eastAsia="Arial" w:hAnsi="Arial" w:cs="Arial"/>
          <w:b/>
          <w:color w:val="000000"/>
          <w:sz w:val="24"/>
          <w:szCs w:val="24"/>
        </w:rPr>
        <w:t>Metodologia</w:t>
      </w:r>
      <w:bookmarkEnd w:id="554"/>
    </w:p>
    <w:p w14:paraId="19C42798" w14:textId="77777777" w:rsidR="00DD6A51" w:rsidRDefault="00F372CC">
      <w:pPr>
        <w:spacing w:before="120" w:after="0" w:line="360" w:lineRule="auto"/>
        <w:ind w:firstLine="709"/>
        <w:jc w:val="both"/>
      </w:pPr>
      <w:r>
        <w:rPr>
          <w:rFonts w:ascii="Arial" w:eastAsia="Arial" w:hAnsi="Arial" w:cs="Arial"/>
          <w:sz w:val="24"/>
          <w:szCs w:val="24"/>
        </w:rPr>
        <w:t>Neste trabalho foi utilizado o método de pesquisa bibliográfico, focando principalmente em fontes ligadas a pesquisas anteriores e às ferramentas utilizadas para o desenvolvimento do mesmo.</w:t>
      </w:r>
    </w:p>
    <w:p w14:paraId="152FB030" w14:textId="40AA1640" w:rsidR="00DD6A51" w:rsidRDefault="00F372CC">
      <w:pPr>
        <w:spacing w:before="120" w:after="0" w:line="360" w:lineRule="auto"/>
        <w:ind w:firstLine="709"/>
        <w:jc w:val="both"/>
      </w:pPr>
      <w:r>
        <w:rPr>
          <w:rFonts w:ascii="Arial" w:eastAsia="Arial" w:hAnsi="Arial" w:cs="Arial"/>
          <w:sz w:val="24"/>
          <w:szCs w:val="24"/>
        </w:rPr>
        <w:t>Como o trabalho é qualitativo, procurou-se explicar exatamente as dificuldades do cliente</w:t>
      </w:r>
      <w:del w:id="555" w:author="Bruno dos Santos Rodrigues" w:date="2016-12-03T17:19:00Z">
        <w:r w:rsidDel="00563355">
          <w:rPr>
            <w:rFonts w:ascii="Arial" w:eastAsia="Arial" w:hAnsi="Arial" w:cs="Arial"/>
            <w:sz w:val="24"/>
            <w:szCs w:val="24"/>
          </w:rPr>
          <w:delText>,</w:delText>
        </w:r>
      </w:del>
      <w:ins w:id="556" w:author="Bruno dos Santos Rodrigues" w:date="2016-12-03T17:19:00Z">
        <w:r w:rsidR="00563355">
          <w:rPr>
            <w:rFonts w:ascii="Arial" w:eastAsia="Arial" w:hAnsi="Arial" w:cs="Arial"/>
            <w:sz w:val="24"/>
            <w:szCs w:val="24"/>
          </w:rPr>
          <w:t>:</w:t>
        </w:r>
      </w:ins>
      <w:r>
        <w:rPr>
          <w:rFonts w:ascii="Arial" w:eastAsia="Arial" w:hAnsi="Arial" w:cs="Arial"/>
          <w:sz w:val="24"/>
          <w:szCs w:val="24"/>
        </w:rPr>
        <w:t xml:space="preserve"> o profissional do </w:t>
      </w:r>
      <w:r>
        <w:rPr>
          <w:rFonts w:ascii="Arial" w:eastAsia="Arial" w:hAnsi="Arial" w:cs="Arial"/>
          <w:i/>
          <w:sz w:val="24"/>
          <w:szCs w:val="24"/>
        </w:rPr>
        <w:t>helpdesk</w:t>
      </w:r>
      <w:r>
        <w:rPr>
          <w:rFonts w:ascii="Arial" w:eastAsia="Arial" w:hAnsi="Arial" w:cs="Arial"/>
          <w:sz w:val="24"/>
          <w:szCs w:val="24"/>
        </w:rPr>
        <w:t xml:space="preserve">. Apesar de na maioria das </w:t>
      </w:r>
      <w:r>
        <w:rPr>
          <w:rFonts w:ascii="Arial" w:eastAsia="Arial" w:hAnsi="Arial" w:cs="Arial"/>
          <w:sz w:val="24"/>
          <w:szCs w:val="24"/>
        </w:rPr>
        <w:lastRenderedPageBreak/>
        <w:t xml:space="preserve">vezes o desenvolvimento ser focado no cliente na ponta, deve-se entender que o real objetivo é facilitar o trabalho do </w:t>
      </w:r>
      <w:r>
        <w:rPr>
          <w:rFonts w:ascii="Arial" w:eastAsia="Arial" w:hAnsi="Arial" w:cs="Arial"/>
          <w:i/>
          <w:sz w:val="24"/>
          <w:szCs w:val="24"/>
        </w:rPr>
        <w:t>helpdesk,</w:t>
      </w:r>
      <w:r>
        <w:rPr>
          <w:rFonts w:ascii="Arial" w:eastAsia="Arial" w:hAnsi="Arial" w:cs="Arial"/>
          <w:sz w:val="24"/>
          <w:szCs w:val="24"/>
        </w:rPr>
        <w:t xml:space="preserve"> impactando assim todo o processo e trabalho dentro da organização.</w:t>
      </w:r>
    </w:p>
    <w:p w14:paraId="6186DD3B" w14:textId="3D1DA731" w:rsidR="00DD6A51" w:rsidRPr="00563355" w:rsidRDefault="00F372CC">
      <w:pPr>
        <w:spacing w:before="120" w:after="0" w:line="360" w:lineRule="auto"/>
        <w:ind w:firstLine="709"/>
        <w:jc w:val="both"/>
        <w:rPr>
          <w:rFonts w:ascii="Arial" w:eastAsia="Arial" w:hAnsi="Arial" w:cs="Arial"/>
          <w:sz w:val="24"/>
          <w:szCs w:val="24"/>
          <w:rPrChange w:id="557" w:author="Bruno dos Santos Rodrigues" w:date="2016-12-03T17:20:00Z">
            <w:rPr/>
          </w:rPrChange>
        </w:rPr>
      </w:pPr>
      <w:r>
        <w:rPr>
          <w:rFonts w:ascii="Arial" w:eastAsia="Arial" w:hAnsi="Arial" w:cs="Arial"/>
          <w:sz w:val="24"/>
          <w:szCs w:val="24"/>
        </w:rPr>
        <w:t>Foi dado um enfoque descritivo no presente trabalho</w:t>
      </w:r>
      <w:ins w:id="558" w:author="Bruno dos Santos Rodrigues" w:date="2016-12-03T17:22:00Z">
        <w:r w:rsidR="00563355">
          <w:rPr>
            <w:rFonts w:ascii="Arial" w:eastAsia="Arial" w:hAnsi="Arial" w:cs="Arial"/>
            <w:sz w:val="24"/>
            <w:szCs w:val="24"/>
          </w:rPr>
          <w:t>,</w:t>
        </w:r>
      </w:ins>
      <w:r>
        <w:rPr>
          <w:rFonts w:ascii="Arial" w:eastAsia="Arial" w:hAnsi="Arial" w:cs="Arial"/>
          <w:sz w:val="24"/>
          <w:szCs w:val="24"/>
        </w:rPr>
        <w:t xml:space="preserve"> abordando sobre os problemas encontrados em pesquisas relacionadas que buscou-se resolver neste trabalho, classificando assim a pesquisa como qualitativa, focando na relação entre os usuários e o sistema.</w:t>
      </w:r>
    </w:p>
    <w:p w14:paraId="0DE1F854" w14:textId="36505E38" w:rsidR="00DD6A51" w:rsidRPr="00563355" w:rsidRDefault="00F372CC">
      <w:pPr>
        <w:spacing w:line="360" w:lineRule="auto"/>
        <w:ind w:firstLine="709"/>
        <w:pPrChange w:id="559" w:author="Bruno dos Santos Rodrigues" w:date="2016-12-03T17:21:00Z">
          <w:pPr/>
        </w:pPrChange>
      </w:pPr>
      <w:r>
        <w:rPr>
          <w:rFonts w:ascii="Arial" w:eastAsia="Arial" w:hAnsi="Arial" w:cs="Arial"/>
          <w:sz w:val="24"/>
          <w:szCs w:val="24"/>
        </w:rPr>
        <w:t xml:space="preserve">Não existe uma empresa contratante para o presente projeto, por isso foram pesquisados os problemas normalmente encontrados nos </w:t>
      </w:r>
      <w:r w:rsidR="00E247E7" w:rsidRPr="00563355">
        <w:rPr>
          <w:rFonts w:ascii="Arial" w:eastAsia="Arial" w:hAnsi="Arial" w:cs="Arial"/>
          <w:i/>
          <w:sz w:val="24"/>
          <w:szCs w:val="24"/>
        </w:rPr>
        <w:t>helpdesk</w:t>
      </w:r>
      <w:r>
        <w:rPr>
          <w:rFonts w:ascii="Arial" w:eastAsia="Arial" w:hAnsi="Arial" w:cs="Arial"/>
          <w:sz w:val="24"/>
          <w:szCs w:val="24"/>
        </w:rPr>
        <w:t xml:space="preserve"> de maneira geral, para assim dar uma direção ao trabalho, a fim de se conseguir solucionar os problemas do mundo real e não apenas os que </w:t>
      </w:r>
      <w:r w:rsidR="00D645AC">
        <w:rPr>
          <w:rFonts w:ascii="Arial" w:eastAsia="Arial" w:hAnsi="Arial" w:cs="Arial"/>
          <w:sz w:val="24"/>
          <w:szCs w:val="24"/>
        </w:rPr>
        <w:t>se imagina</w:t>
      </w:r>
      <w:r>
        <w:rPr>
          <w:rFonts w:ascii="Arial" w:eastAsia="Arial" w:hAnsi="Arial" w:cs="Arial"/>
          <w:sz w:val="24"/>
          <w:szCs w:val="24"/>
        </w:rPr>
        <w:t xml:space="preserve"> que os profissionais enfrentam.</w:t>
      </w:r>
    </w:p>
    <w:p w14:paraId="31006477" w14:textId="77777777" w:rsidR="00DD6A51" w:rsidRDefault="00F372CC">
      <w:pPr>
        <w:spacing w:before="120" w:after="0" w:line="360" w:lineRule="auto"/>
        <w:ind w:firstLine="709"/>
        <w:jc w:val="both"/>
      </w:pPr>
      <w:r>
        <w:rPr>
          <w:rFonts w:ascii="Arial" w:eastAsia="Arial" w:hAnsi="Arial" w:cs="Arial"/>
          <w:sz w:val="24"/>
          <w:szCs w:val="24"/>
        </w:rPr>
        <w:t xml:space="preserve">A presente pesquisa é voltada para empresas de todo o porte e tamanho que possuem problemas com o </w:t>
      </w:r>
      <w:r>
        <w:rPr>
          <w:rFonts w:ascii="Arial" w:eastAsia="Arial" w:hAnsi="Arial" w:cs="Arial"/>
          <w:i/>
          <w:sz w:val="24"/>
          <w:szCs w:val="24"/>
        </w:rPr>
        <w:t>helpdesk</w:t>
      </w:r>
      <w:r>
        <w:rPr>
          <w:rFonts w:ascii="Arial" w:eastAsia="Arial" w:hAnsi="Arial" w:cs="Arial"/>
          <w:sz w:val="24"/>
          <w:szCs w:val="24"/>
        </w:rPr>
        <w:t xml:space="preserve"> atual, ou que queiram implantar um sistema de </w:t>
      </w:r>
      <w:r>
        <w:rPr>
          <w:rFonts w:ascii="Arial" w:eastAsia="Arial" w:hAnsi="Arial" w:cs="Arial"/>
          <w:i/>
          <w:sz w:val="24"/>
          <w:szCs w:val="24"/>
        </w:rPr>
        <w:t>helpdesk</w:t>
      </w:r>
      <w:r>
        <w:rPr>
          <w:rFonts w:ascii="Arial" w:eastAsia="Arial" w:hAnsi="Arial" w:cs="Arial"/>
          <w:sz w:val="24"/>
          <w:szCs w:val="24"/>
        </w:rPr>
        <w:t xml:space="preserve"> focado em governança, controle e resultados.</w:t>
      </w:r>
    </w:p>
    <w:p w14:paraId="771AFAAD" w14:textId="13554E3D" w:rsidR="00DD6A51" w:rsidRDefault="00F372CC">
      <w:pPr>
        <w:spacing w:before="120" w:after="0" w:line="360" w:lineRule="auto"/>
        <w:ind w:firstLine="709"/>
        <w:jc w:val="both"/>
      </w:pPr>
      <w:r>
        <w:rPr>
          <w:rFonts w:ascii="Arial" w:eastAsia="Arial" w:hAnsi="Arial" w:cs="Arial"/>
          <w:sz w:val="24"/>
          <w:szCs w:val="24"/>
        </w:rPr>
        <w:t xml:space="preserve">Apesar do foco ser o ITIL, que é uma biblioteca voltada para empresas de TI, qualquer empresa que necessite de um </w:t>
      </w:r>
      <w:r>
        <w:rPr>
          <w:rFonts w:ascii="Arial" w:eastAsia="Arial" w:hAnsi="Arial" w:cs="Arial"/>
          <w:i/>
          <w:sz w:val="24"/>
          <w:szCs w:val="24"/>
        </w:rPr>
        <w:t>helpdesk</w:t>
      </w:r>
      <w:r>
        <w:rPr>
          <w:rFonts w:ascii="Arial" w:eastAsia="Arial" w:hAnsi="Arial" w:cs="Arial"/>
          <w:sz w:val="24"/>
          <w:szCs w:val="24"/>
        </w:rPr>
        <w:t xml:space="preserve"> pode usar o sistema resultante do presente trabalho, para isso basta entender os conceitos de matriz RACI</w:t>
      </w:r>
      <w:ins w:id="560" w:author="Bruno dos Santos Rodrigues" w:date="2016-12-04T13:41:00Z">
        <w:r w:rsidR="00675487">
          <w:rPr>
            <w:rStyle w:val="Refdenotaderodap"/>
            <w:rFonts w:ascii="Arial" w:eastAsia="Arial" w:hAnsi="Arial" w:cs="Arial"/>
            <w:sz w:val="24"/>
            <w:szCs w:val="24"/>
          </w:rPr>
          <w:footnoteReference w:id="9"/>
        </w:r>
      </w:ins>
      <w:del w:id="563" w:author="Bruno dos Santos Rodrigues" w:date="2016-12-04T12:48:00Z">
        <w:r w:rsidDel="00BF0332">
          <w:rPr>
            <w:rFonts w:ascii="Arial" w:eastAsia="Arial" w:hAnsi="Arial" w:cs="Arial"/>
            <w:sz w:val="24"/>
            <w:szCs w:val="24"/>
            <w:vertAlign w:val="superscript"/>
          </w:rPr>
          <w:footnoteReference w:id="10"/>
        </w:r>
      </w:del>
      <w:ins w:id="565" w:author="Bruno dos Santos Rodrigues" w:date="2016-12-04T12:48:00Z">
        <w:r w:rsidR="00BF0332">
          <w:rPr>
            <w:rFonts w:ascii="Arial" w:eastAsia="Arial" w:hAnsi="Arial" w:cs="Arial"/>
            <w:sz w:val="24"/>
            <w:szCs w:val="24"/>
          </w:rPr>
          <w:t xml:space="preserve"> </w:t>
        </w:r>
      </w:ins>
      <w:r>
        <w:rPr>
          <w:rFonts w:ascii="Arial" w:eastAsia="Arial" w:hAnsi="Arial" w:cs="Arial"/>
          <w:sz w:val="24"/>
          <w:szCs w:val="24"/>
        </w:rPr>
        <w:t xml:space="preserve">e alguns outros conceitos presentes </w:t>
      </w:r>
      <w:del w:id="566" w:author="Bruno dos Santos Rodrigues" w:date="2016-12-03T17:22:00Z">
        <w:r w:rsidDel="00563355">
          <w:rPr>
            <w:rFonts w:ascii="Arial" w:eastAsia="Arial" w:hAnsi="Arial" w:cs="Arial"/>
            <w:sz w:val="24"/>
            <w:szCs w:val="24"/>
          </w:rPr>
          <w:delText xml:space="preserve">nesse </w:delText>
        </w:r>
      </w:del>
      <w:ins w:id="567" w:author="Bruno dos Santos Rodrigues" w:date="2016-12-03T17:22:00Z">
        <w:r w:rsidR="00563355">
          <w:rPr>
            <w:rFonts w:ascii="Arial" w:eastAsia="Arial" w:hAnsi="Arial" w:cs="Arial"/>
            <w:sz w:val="24"/>
            <w:szCs w:val="24"/>
          </w:rPr>
          <w:t xml:space="preserve">neste </w:t>
        </w:r>
      </w:ins>
      <w:r>
        <w:rPr>
          <w:rFonts w:ascii="Arial" w:eastAsia="Arial" w:hAnsi="Arial" w:cs="Arial"/>
          <w:sz w:val="24"/>
          <w:szCs w:val="24"/>
        </w:rPr>
        <w:t>trabalho.</w:t>
      </w:r>
    </w:p>
    <w:p w14:paraId="610FA9B2" w14:textId="77777777" w:rsidR="00DD6A51" w:rsidRDefault="00F372CC">
      <w:pPr>
        <w:spacing w:before="120" w:after="0" w:line="360" w:lineRule="auto"/>
        <w:ind w:firstLine="709"/>
        <w:jc w:val="both"/>
      </w:pPr>
      <w:r>
        <w:rPr>
          <w:rFonts w:ascii="Arial" w:eastAsia="Arial" w:hAnsi="Arial" w:cs="Arial"/>
          <w:sz w:val="24"/>
          <w:szCs w:val="24"/>
        </w:rPr>
        <w:t xml:space="preserve">Durante o desenvolvimento </w:t>
      </w:r>
      <w:del w:id="568" w:author="Bruno dos Santos Rodrigues" w:date="2016-12-03T17:23:00Z">
        <w:r w:rsidDel="00563355">
          <w:rPr>
            <w:rFonts w:ascii="Arial" w:eastAsia="Arial" w:hAnsi="Arial" w:cs="Arial"/>
            <w:sz w:val="24"/>
            <w:szCs w:val="24"/>
          </w:rPr>
          <w:delText xml:space="preserve">deste trabalho </w:delText>
        </w:r>
      </w:del>
      <w:r>
        <w:rPr>
          <w:rFonts w:ascii="Arial" w:eastAsia="Arial" w:hAnsi="Arial" w:cs="Arial"/>
          <w:sz w:val="24"/>
          <w:szCs w:val="24"/>
        </w:rPr>
        <w:t xml:space="preserve">observou-se o quão as soluções apresentadas condizem com o que já existe, se são uma novidade desnecessária, ou se realmente proporciona uma inovação que pode ajudar na relação dos clientes e o </w:t>
      </w:r>
      <w:r>
        <w:rPr>
          <w:rFonts w:ascii="Arial" w:eastAsia="Arial" w:hAnsi="Arial" w:cs="Arial"/>
          <w:i/>
          <w:sz w:val="24"/>
          <w:szCs w:val="24"/>
        </w:rPr>
        <w:t>helpdesk</w:t>
      </w:r>
      <w:r>
        <w:rPr>
          <w:rFonts w:ascii="Arial" w:eastAsia="Arial" w:hAnsi="Arial" w:cs="Arial"/>
          <w:sz w:val="24"/>
          <w:szCs w:val="24"/>
        </w:rPr>
        <w:t>.</w:t>
      </w:r>
    </w:p>
    <w:p w14:paraId="30EDEC67" w14:textId="77777777" w:rsidR="00DD6A51" w:rsidRPr="00D467A2" w:rsidRDefault="00F372CC" w:rsidP="00A31D4E">
      <w:pPr>
        <w:pStyle w:val="Ttulo2"/>
        <w:numPr>
          <w:ilvl w:val="0"/>
          <w:numId w:val="18"/>
        </w:numPr>
        <w:spacing w:before="480" w:line="360" w:lineRule="auto"/>
        <w:ind w:left="426" w:hanging="360"/>
        <w:jc w:val="both"/>
        <w:rPr>
          <w:rFonts w:ascii="Arial" w:eastAsia="Arial" w:hAnsi="Arial" w:cs="Arial"/>
          <w:b/>
          <w:color w:val="000000"/>
          <w:sz w:val="24"/>
          <w:szCs w:val="24"/>
        </w:rPr>
      </w:pPr>
      <w:bookmarkStart w:id="569" w:name="_3rdcrjn" w:colFirst="0" w:colLast="0"/>
      <w:bookmarkStart w:id="570" w:name="_Toc468623254"/>
      <w:bookmarkEnd w:id="569"/>
      <w:r w:rsidRPr="00D467A2">
        <w:rPr>
          <w:rFonts w:ascii="Arial" w:eastAsia="Arial" w:hAnsi="Arial" w:cs="Arial"/>
          <w:b/>
          <w:color w:val="000000"/>
          <w:sz w:val="24"/>
          <w:szCs w:val="24"/>
        </w:rPr>
        <w:t>Estrutura do Trabalho</w:t>
      </w:r>
      <w:bookmarkEnd w:id="570"/>
    </w:p>
    <w:p w14:paraId="329303FC" w14:textId="77777777" w:rsidR="00DD6A51" w:rsidRDefault="00F372CC">
      <w:pPr>
        <w:spacing w:before="120" w:after="0" w:line="360" w:lineRule="auto"/>
        <w:ind w:firstLine="709"/>
        <w:jc w:val="both"/>
      </w:pPr>
      <w:r>
        <w:rPr>
          <w:rFonts w:ascii="Arial" w:eastAsia="Arial" w:hAnsi="Arial" w:cs="Arial"/>
          <w:sz w:val="24"/>
          <w:szCs w:val="24"/>
        </w:rPr>
        <w:t xml:space="preserve">Nos próximos capítulos são expostos mais detalhes do objeto desta pesquisa, no capítulo Fundamentação Teórica é descrito sobre os conceitos usados para o desenvolvimento do KAIZEN, o ITIL que é uma biblioteca de boas práticas. O GitHub, um sistema de repositório de projetos que utiliza o Git para </w:t>
      </w:r>
      <w:r>
        <w:rPr>
          <w:rFonts w:ascii="Arial" w:eastAsia="Arial" w:hAnsi="Arial" w:cs="Arial"/>
          <w:sz w:val="24"/>
          <w:szCs w:val="24"/>
        </w:rPr>
        <w:lastRenderedPageBreak/>
        <w:t xml:space="preserve">o upload dos projetos e controle de versão. Qt e Qt Creator uma interface gráfica unificada facilitando o desenvolvimento de aplicações multiplataforma. </w:t>
      </w:r>
    </w:p>
    <w:p w14:paraId="4D0CA8D9" w14:textId="77777777" w:rsidR="00DD6A51" w:rsidRDefault="00F372CC">
      <w:pPr>
        <w:spacing w:before="120" w:after="0" w:line="360" w:lineRule="auto"/>
        <w:ind w:firstLine="709"/>
        <w:jc w:val="both"/>
      </w:pPr>
      <w:r>
        <w:rPr>
          <w:rFonts w:ascii="Arial" w:eastAsia="Arial" w:hAnsi="Arial" w:cs="Arial"/>
          <w:sz w:val="24"/>
          <w:szCs w:val="24"/>
        </w:rPr>
        <w:t xml:space="preserve">O C é estruturado pelo C++ uma linguagem de programação orientada a objeto. PostgreSQL, um SGDB (Sistema de Gerenciamento de Banco de Dados) desenvolvido para ser robusto, rápido e confiável, além de ser código aberto, e por final, uma breve comparação entre </w:t>
      </w:r>
      <w:r>
        <w:rPr>
          <w:rFonts w:ascii="Arial" w:eastAsia="Arial" w:hAnsi="Arial" w:cs="Arial"/>
          <w:i/>
          <w:sz w:val="24"/>
          <w:szCs w:val="24"/>
        </w:rPr>
        <w:t>web</w:t>
      </w:r>
      <w:r>
        <w:rPr>
          <w:rFonts w:ascii="Arial" w:eastAsia="Arial" w:hAnsi="Arial" w:cs="Arial"/>
          <w:sz w:val="24"/>
          <w:szCs w:val="24"/>
        </w:rPr>
        <w:t xml:space="preserve"> e </w:t>
      </w:r>
      <w:r>
        <w:rPr>
          <w:rFonts w:ascii="Arial" w:eastAsia="Arial" w:hAnsi="Arial" w:cs="Arial"/>
          <w:i/>
          <w:sz w:val="24"/>
          <w:szCs w:val="24"/>
        </w:rPr>
        <w:t>desktop</w:t>
      </w:r>
      <w:r>
        <w:rPr>
          <w:rFonts w:ascii="Arial" w:eastAsia="Arial" w:hAnsi="Arial" w:cs="Arial"/>
          <w:sz w:val="24"/>
          <w:szCs w:val="24"/>
        </w:rPr>
        <w:t xml:space="preserve"> mostrando o motivo da escolha do sistema ser desenvolvido para a plataforma </w:t>
      </w:r>
      <w:r>
        <w:rPr>
          <w:rFonts w:ascii="Arial" w:eastAsia="Arial" w:hAnsi="Arial" w:cs="Arial"/>
          <w:i/>
          <w:sz w:val="24"/>
          <w:szCs w:val="24"/>
        </w:rPr>
        <w:t>desktop</w:t>
      </w:r>
      <w:r>
        <w:rPr>
          <w:rFonts w:ascii="Arial" w:eastAsia="Arial" w:hAnsi="Arial" w:cs="Arial"/>
          <w:sz w:val="24"/>
          <w:szCs w:val="24"/>
        </w:rPr>
        <w:t>.</w:t>
      </w:r>
    </w:p>
    <w:p w14:paraId="79B65F8D" w14:textId="77777777" w:rsidR="00DD6A51" w:rsidRDefault="00F372CC">
      <w:pPr>
        <w:spacing w:before="120" w:after="0" w:line="360" w:lineRule="auto"/>
        <w:ind w:firstLine="709"/>
        <w:jc w:val="both"/>
      </w:pPr>
      <w:r>
        <w:rPr>
          <w:rFonts w:ascii="Arial" w:eastAsia="Arial" w:hAnsi="Arial" w:cs="Arial"/>
          <w:sz w:val="24"/>
          <w:szCs w:val="24"/>
        </w:rPr>
        <w:t>No capítulo Desenvolvimento é falado sobre as ferramentas utilizadas, descrevendo cada método escolhido, técnica utilizada e sobre os problemas enfrentados ao longo do trabalho, o projeto sobre o sistema Kaizen que auxilia o helpdesk que atua na área de gerenciamento de problema, mostrando análise de requisitos que descreve sobre a lista de requisitos funcionais e não funcionais e especificações de requisitos funcionais e não funcionais, a modelagem UML mostra a lista de caso de uso, diagrama de caso de uso, especificação do caso de uso e o diagrama de classe mostrando a funcionalidade do sistema Kaizen.</w:t>
      </w:r>
    </w:p>
    <w:p w14:paraId="647C9271" w14:textId="1DC8D231" w:rsidR="00DD6A51" w:rsidRDefault="00F372CC">
      <w:pPr>
        <w:spacing w:before="120" w:after="0" w:line="360" w:lineRule="auto"/>
        <w:ind w:firstLine="709"/>
        <w:jc w:val="both"/>
      </w:pPr>
      <w:bookmarkStart w:id="571" w:name="_26in1rg" w:colFirst="0" w:colLast="0"/>
      <w:bookmarkEnd w:id="571"/>
      <w:del w:id="572" w:author="Bruno dos Santos Rodrigues" w:date="2016-12-03T17:25:00Z">
        <w:r w:rsidDel="00563355">
          <w:rPr>
            <w:rFonts w:ascii="Arial" w:eastAsia="Arial" w:hAnsi="Arial" w:cs="Arial"/>
            <w:sz w:val="24"/>
            <w:szCs w:val="24"/>
          </w:rPr>
          <w:delText xml:space="preserve">No </w:delText>
        </w:r>
      </w:del>
      <w:ins w:id="573" w:author="Bruno dos Santos Rodrigues" w:date="2016-12-03T17:25:00Z">
        <w:r w:rsidR="00563355">
          <w:rPr>
            <w:rFonts w:ascii="Arial" w:eastAsia="Arial" w:hAnsi="Arial" w:cs="Arial"/>
            <w:sz w:val="24"/>
            <w:szCs w:val="24"/>
          </w:rPr>
          <w:t xml:space="preserve">O </w:t>
        </w:r>
      </w:ins>
      <w:r>
        <w:rPr>
          <w:rFonts w:ascii="Arial" w:eastAsia="Arial" w:hAnsi="Arial" w:cs="Arial"/>
          <w:sz w:val="24"/>
          <w:szCs w:val="24"/>
        </w:rPr>
        <w:t xml:space="preserve">capítulo </w:t>
      </w:r>
      <w:ins w:id="574" w:author="Bruno dos Santos Rodrigues" w:date="2016-12-03T17:25:00Z">
        <w:r w:rsidR="00563355">
          <w:rPr>
            <w:rFonts w:ascii="Arial" w:eastAsia="Arial" w:hAnsi="Arial" w:cs="Arial"/>
            <w:sz w:val="24"/>
            <w:szCs w:val="24"/>
          </w:rPr>
          <w:t>I</w:t>
        </w:r>
      </w:ins>
      <w:del w:id="575" w:author="Bruno dos Santos Rodrigues" w:date="2016-12-03T17:25:00Z">
        <w:r w:rsidDel="00563355">
          <w:rPr>
            <w:rFonts w:ascii="Arial" w:eastAsia="Arial" w:hAnsi="Arial" w:cs="Arial"/>
            <w:sz w:val="24"/>
            <w:szCs w:val="24"/>
          </w:rPr>
          <w:delText>i</w:delText>
        </w:r>
      </w:del>
      <w:r>
        <w:rPr>
          <w:rFonts w:ascii="Arial" w:eastAsia="Arial" w:hAnsi="Arial" w:cs="Arial"/>
          <w:sz w:val="24"/>
          <w:szCs w:val="24"/>
        </w:rPr>
        <w:t xml:space="preserve">mplementação </w:t>
      </w:r>
      <w:del w:id="576" w:author="Bruno dos Santos Rodrigues" w:date="2016-12-03T17:25:00Z">
        <w:r w:rsidDel="00563355">
          <w:rPr>
            <w:rFonts w:ascii="Arial" w:eastAsia="Arial" w:hAnsi="Arial" w:cs="Arial"/>
            <w:sz w:val="24"/>
            <w:szCs w:val="24"/>
          </w:rPr>
          <w:delText xml:space="preserve">fala </w:delText>
        </w:r>
      </w:del>
      <w:ins w:id="577" w:author="Bruno dos Santos Rodrigues" w:date="2016-12-03T17:25:00Z">
        <w:r w:rsidR="00563355">
          <w:rPr>
            <w:rFonts w:ascii="Arial" w:eastAsia="Arial" w:hAnsi="Arial" w:cs="Arial"/>
            <w:sz w:val="24"/>
            <w:szCs w:val="24"/>
          </w:rPr>
          <w:t xml:space="preserve">trata </w:t>
        </w:r>
      </w:ins>
      <w:r>
        <w:rPr>
          <w:rFonts w:ascii="Arial" w:eastAsia="Arial" w:hAnsi="Arial" w:cs="Arial"/>
          <w:sz w:val="24"/>
          <w:szCs w:val="24"/>
        </w:rPr>
        <w:t>sobre toda experiência do desenvolvimento e de como o sistema funciona, como usar o sistema, tendo print</w:t>
      </w:r>
      <w:r w:rsidR="00D645AC">
        <w:rPr>
          <w:rFonts w:ascii="Arial" w:eastAsia="Arial" w:hAnsi="Arial" w:cs="Arial"/>
          <w:sz w:val="24"/>
          <w:szCs w:val="24"/>
        </w:rPr>
        <w:t>s</w:t>
      </w:r>
      <w:r>
        <w:rPr>
          <w:rFonts w:ascii="Arial" w:eastAsia="Arial" w:hAnsi="Arial" w:cs="Arial"/>
          <w:sz w:val="24"/>
          <w:szCs w:val="24"/>
        </w:rPr>
        <w:t xml:space="preserve"> </w:t>
      </w:r>
      <w:r w:rsidR="00D645AC">
        <w:rPr>
          <w:rFonts w:ascii="Arial" w:eastAsia="Arial" w:hAnsi="Arial" w:cs="Arial"/>
          <w:sz w:val="24"/>
          <w:szCs w:val="24"/>
        </w:rPr>
        <w:t xml:space="preserve">das </w:t>
      </w:r>
      <w:del w:id="578" w:author="Bruno dos Santos Rodrigues" w:date="2016-12-04T10:23:00Z">
        <w:r w:rsidR="00D645AC" w:rsidDel="0064702A">
          <w:rPr>
            <w:rFonts w:ascii="Arial" w:eastAsia="Arial" w:hAnsi="Arial" w:cs="Arial"/>
            <w:sz w:val="24"/>
            <w:szCs w:val="24"/>
          </w:rPr>
          <w:delText>tela</w:delText>
        </w:r>
      </w:del>
      <w:ins w:id="579" w:author="Bruno dos Santos Rodrigues" w:date="2016-12-04T10:23:00Z">
        <w:r w:rsidR="0064702A">
          <w:rPr>
            <w:rFonts w:ascii="Arial" w:eastAsia="Arial" w:hAnsi="Arial" w:cs="Arial"/>
            <w:sz w:val="24"/>
            <w:szCs w:val="24"/>
          </w:rPr>
          <w:t>Janela</w:t>
        </w:r>
      </w:ins>
      <w:r w:rsidR="00D645AC">
        <w:rPr>
          <w:rFonts w:ascii="Arial" w:eastAsia="Arial" w:hAnsi="Arial" w:cs="Arial"/>
          <w:sz w:val="24"/>
          <w:szCs w:val="24"/>
        </w:rPr>
        <w:t>s</w:t>
      </w:r>
      <w:r>
        <w:rPr>
          <w:rFonts w:ascii="Arial" w:eastAsia="Arial" w:hAnsi="Arial" w:cs="Arial"/>
          <w:sz w:val="24"/>
          <w:szCs w:val="24"/>
        </w:rPr>
        <w:t xml:space="preserve"> do sistema, e mostrando a execução do sistema.  Nos próximos capítulos </w:t>
      </w:r>
      <w:del w:id="580" w:author="Bruno dos Santos Rodrigues" w:date="2016-12-03T17:26:00Z">
        <w:r w:rsidDel="00563355">
          <w:rPr>
            <w:rFonts w:ascii="Arial" w:eastAsia="Arial" w:hAnsi="Arial" w:cs="Arial"/>
            <w:sz w:val="24"/>
            <w:szCs w:val="24"/>
          </w:rPr>
          <w:delText xml:space="preserve">conclusão </w:delText>
        </w:r>
      </w:del>
      <w:ins w:id="581" w:author="Bruno dos Santos Rodrigues" w:date="2016-12-03T17:26:00Z">
        <w:r w:rsidR="00563355">
          <w:rPr>
            <w:rFonts w:ascii="Arial" w:eastAsia="Arial" w:hAnsi="Arial" w:cs="Arial"/>
            <w:sz w:val="24"/>
            <w:szCs w:val="24"/>
          </w:rPr>
          <w:t xml:space="preserve">Conclusão </w:t>
        </w:r>
      </w:ins>
      <w:r>
        <w:rPr>
          <w:rFonts w:ascii="Arial" w:eastAsia="Arial" w:hAnsi="Arial" w:cs="Arial"/>
          <w:sz w:val="24"/>
          <w:szCs w:val="24"/>
        </w:rPr>
        <w:t xml:space="preserve">e </w:t>
      </w:r>
      <w:del w:id="582" w:author="Bruno dos Santos Rodrigues" w:date="2016-12-03T17:26:00Z">
        <w:r w:rsidDel="00563355">
          <w:rPr>
            <w:rFonts w:ascii="Arial" w:eastAsia="Arial" w:hAnsi="Arial" w:cs="Arial"/>
            <w:sz w:val="24"/>
            <w:szCs w:val="24"/>
          </w:rPr>
          <w:delText>bibliografia</w:delText>
        </w:r>
      </w:del>
      <w:ins w:id="583" w:author="Bruno dos Santos Rodrigues" w:date="2016-12-03T17:26:00Z">
        <w:r w:rsidR="00563355">
          <w:rPr>
            <w:rFonts w:ascii="Arial" w:eastAsia="Arial" w:hAnsi="Arial" w:cs="Arial"/>
            <w:sz w:val="24"/>
            <w:szCs w:val="24"/>
          </w:rPr>
          <w:t>Referências</w:t>
        </w:r>
      </w:ins>
      <w:r>
        <w:rPr>
          <w:rFonts w:ascii="Arial" w:eastAsia="Arial" w:hAnsi="Arial" w:cs="Arial"/>
          <w:sz w:val="24"/>
          <w:szCs w:val="24"/>
        </w:rPr>
        <w:t xml:space="preserve">, mostraremos as referências de onde tiramos as citações e opiniões sobre o trabalho. </w:t>
      </w:r>
    </w:p>
    <w:p w14:paraId="1A0ADA63" w14:textId="77777777" w:rsidR="00DD6A51" w:rsidRDefault="00F372CC">
      <w:r>
        <w:br w:type="page"/>
      </w:r>
    </w:p>
    <w:p w14:paraId="2D68B992" w14:textId="639BBDD1" w:rsidR="00DD6A51" w:rsidDel="00F2771D" w:rsidRDefault="00DD6A51">
      <w:pPr>
        <w:rPr>
          <w:del w:id="584" w:author="Bruno dos Santos Rodrigues" w:date="2016-12-04T13:44:00Z"/>
        </w:rPr>
      </w:pPr>
    </w:p>
    <w:p w14:paraId="25A3D2F5" w14:textId="1BF8D650" w:rsidR="00DD6A51" w:rsidDel="00F2771D" w:rsidRDefault="00DD6A51">
      <w:pPr>
        <w:spacing w:before="120" w:after="0" w:line="360" w:lineRule="auto"/>
        <w:ind w:firstLine="709"/>
        <w:jc w:val="both"/>
        <w:rPr>
          <w:del w:id="585" w:author="Bruno dos Santos Rodrigues" w:date="2016-12-04T13:44:00Z"/>
        </w:rPr>
      </w:pPr>
    </w:p>
    <w:p w14:paraId="18E0CE55" w14:textId="77777777" w:rsidR="00DD6A51" w:rsidRDefault="00F372CC">
      <w:pPr>
        <w:pStyle w:val="Ttulo1"/>
        <w:numPr>
          <w:ilvl w:val="0"/>
          <w:numId w:val="17"/>
        </w:numPr>
        <w:spacing w:before="0" w:line="360" w:lineRule="auto"/>
        <w:ind w:left="426" w:hanging="426"/>
        <w:jc w:val="both"/>
        <w:rPr>
          <w:rFonts w:ascii="Arial" w:eastAsia="Arial" w:hAnsi="Arial" w:cs="Arial"/>
          <w:sz w:val="24"/>
          <w:szCs w:val="24"/>
        </w:rPr>
      </w:pPr>
      <w:bookmarkStart w:id="586" w:name="_lnxbz9" w:colFirst="0" w:colLast="0"/>
      <w:bookmarkStart w:id="587" w:name="_Toc468623255"/>
      <w:bookmarkEnd w:id="586"/>
      <w:r>
        <w:rPr>
          <w:rFonts w:ascii="Arial" w:eastAsia="Arial" w:hAnsi="Arial" w:cs="Arial"/>
          <w:b/>
          <w:color w:val="000000"/>
          <w:sz w:val="24"/>
          <w:szCs w:val="24"/>
        </w:rPr>
        <w:t>FUNDAMENTAÇÃO TEÓRICA</w:t>
      </w:r>
      <w:bookmarkEnd w:id="587"/>
    </w:p>
    <w:p w14:paraId="035857BE" w14:textId="77777777" w:rsidR="00DD6A51" w:rsidRDefault="00F372CC" w:rsidP="00A31D4E">
      <w:pPr>
        <w:pStyle w:val="Ttulo"/>
        <w:numPr>
          <w:ilvl w:val="0"/>
          <w:numId w:val="1"/>
        </w:numPr>
        <w:spacing w:before="240" w:line="360" w:lineRule="auto"/>
        <w:ind w:left="426" w:hanging="360"/>
        <w:jc w:val="both"/>
        <w:outlineLvl w:val="1"/>
        <w:rPr>
          <w:rFonts w:ascii="Arial" w:eastAsia="Arial" w:hAnsi="Arial" w:cs="Arial"/>
          <w:b/>
          <w:sz w:val="24"/>
          <w:szCs w:val="24"/>
        </w:rPr>
      </w:pPr>
      <w:bookmarkStart w:id="588" w:name="_35nkun2" w:colFirst="0" w:colLast="0"/>
      <w:bookmarkStart w:id="589" w:name="_Toc468623256"/>
      <w:bookmarkEnd w:id="588"/>
      <w:r>
        <w:rPr>
          <w:rFonts w:ascii="Arial" w:eastAsia="Arial" w:hAnsi="Arial" w:cs="Arial"/>
          <w:b/>
          <w:sz w:val="24"/>
          <w:szCs w:val="24"/>
        </w:rPr>
        <w:t>ITIL</w:t>
      </w:r>
      <w:bookmarkEnd w:id="589"/>
    </w:p>
    <w:p w14:paraId="6F2AC4B9" w14:textId="77777777" w:rsidR="00DD6A51" w:rsidRDefault="00F372CC">
      <w:pPr>
        <w:spacing w:before="120" w:after="0" w:line="360" w:lineRule="auto"/>
        <w:ind w:firstLine="709"/>
        <w:jc w:val="both"/>
        <w:rPr>
          <w:ins w:id="590" w:author="Nayane Araujo" w:date="2016-12-03T19:46:00Z"/>
        </w:rPr>
      </w:pPr>
      <w:r>
        <w:rPr>
          <w:rFonts w:ascii="Arial" w:eastAsia="Arial" w:hAnsi="Arial" w:cs="Arial"/>
          <w:sz w:val="24"/>
          <w:szCs w:val="24"/>
        </w:rPr>
        <w:t>ITIL não é uma metodologia, assim “</w:t>
      </w:r>
      <w:r>
        <w:rPr>
          <w:rFonts w:ascii="Arial" w:eastAsia="Arial" w:hAnsi="Arial" w:cs="Arial"/>
          <w:i/>
          <w:sz w:val="24"/>
          <w:szCs w:val="24"/>
        </w:rPr>
        <w:t>não é uma regra obrigatória a ser seguida, é um conjunto de recomendações baseadas em boas práticas de Gerenciamento de Serviços de TI.</w:t>
      </w:r>
      <w:r>
        <w:rPr>
          <w:rFonts w:ascii="Arial" w:eastAsia="Arial" w:hAnsi="Arial" w:cs="Arial"/>
          <w:sz w:val="24"/>
          <w:szCs w:val="24"/>
        </w:rPr>
        <w:t xml:space="preserve"> ” (FREITAS, 2010, p. 57). Investiga o porquê de incidente, como ele acontece, quando ele acontece, desde quando ele acontece, quem está envolvido nisso, e entender o porquê do problema achando a </w:t>
      </w:r>
      <w:del w:id="591" w:author="Bruno dos Santos Rodrigues" w:date="2016-12-03T17:35:00Z">
        <w:r w:rsidDel="00CD584B">
          <w:rPr>
            <w:rFonts w:ascii="Arial" w:eastAsia="Arial" w:hAnsi="Arial" w:cs="Arial"/>
            <w:sz w:val="24"/>
            <w:szCs w:val="24"/>
          </w:rPr>
          <w:delText>(</w:delText>
        </w:r>
      </w:del>
      <w:r>
        <w:rPr>
          <w:rFonts w:ascii="Arial" w:eastAsia="Arial" w:hAnsi="Arial" w:cs="Arial"/>
          <w:sz w:val="24"/>
          <w:szCs w:val="24"/>
        </w:rPr>
        <w:t>causa raiz</w:t>
      </w:r>
      <w:del w:id="592" w:author="Bruno dos Santos Rodrigues" w:date="2016-12-03T17:35:00Z">
        <w:r w:rsidDel="00CD584B">
          <w:rPr>
            <w:rFonts w:ascii="Arial" w:eastAsia="Arial" w:hAnsi="Arial" w:cs="Arial"/>
            <w:sz w:val="24"/>
            <w:szCs w:val="24"/>
          </w:rPr>
          <w:delText>)</w:delText>
        </w:r>
      </w:del>
      <w:r>
        <w:rPr>
          <w:rFonts w:ascii="Arial" w:eastAsia="Arial" w:hAnsi="Arial" w:cs="Arial"/>
          <w:sz w:val="24"/>
          <w:szCs w:val="24"/>
        </w:rPr>
        <w:t>. </w:t>
      </w:r>
    </w:p>
    <w:p w14:paraId="201F6AA6" w14:textId="409316D8" w:rsidR="001C14D2" w:rsidDel="00A81D0F" w:rsidRDefault="00A81D0F">
      <w:pPr>
        <w:spacing w:before="120" w:after="0" w:line="360" w:lineRule="auto"/>
        <w:ind w:firstLine="709"/>
        <w:jc w:val="both"/>
        <w:rPr>
          <w:del w:id="593" w:author="Bruno dos Santos Rodrigues" w:date="2016-12-04T09:47:00Z"/>
          <w:rFonts w:ascii="Arial" w:eastAsia="Arial" w:hAnsi="Arial" w:cs="Arial"/>
          <w:sz w:val="24"/>
          <w:szCs w:val="24"/>
          <w:rPrChange w:id="594" w:author="Nayane Araujo" w:date="2016-12-03T19:55:00Z">
            <w:rPr>
              <w:del w:id="595" w:author="Bruno dos Santos Rodrigues" w:date="2016-12-04T09:47:00Z"/>
            </w:rPr>
          </w:rPrChange>
        </w:rPr>
        <w:pPrChange w:id="596" w:author="Bruno dos Santos Rodrigues" w:date="2016-12-04T09:47:00Z">
          <w:pPr/>
        </w:pPrChange>
      </w:pPr>
      <w:ins w:id="597" w:author="Bruno dos Santos Rodrigues" w:date="2016-12-04T09:45:00Z">
        <w:r>
          <w:rPr>
            <w:rFonts w:ascii="Arial" w:eastAsia="Arial" w:hAnsi="Arial" w:cs="Arial"/>
            <w:sz w:val="24"/>
            <w:szCs w:val="24"/>
          </w:rPr>
          <w:t>A organização do ITIL se d</w:t>
        </w:r>
      </w:ins>
      <w:ins w:id="598" w:author="Bruno dos Santos Rodrigues" w:date="2016-12-04T09:46:00Z">
        <w:r>
          <w:rPr>
            <w:rFonts w:ascii="Arial" w:eastAsia="Arial" w:hAnsi="Arial" w:cs="Arial"/>
            <w:sz w:val="24"/>
            <w:szCs w:val="24"/>
          </w:rPr>
          <w:t>á em 5 livros, seguindo o conceito de biblioteca. Cada livro trata de uma fase do ciclo de vida do ITIL que pode ser visto abaixo, na figura 1.</w:t>
        </w:r>
      </w:ins>
      <w:ins w:id="599" w:author="Nayane Araujo" w:date="2016-12-03T19:46:00Z">
        <w:del w:id="600" w:author="Bruno dos Santos Rodrigues" w:date="2016-12-04T09:47:00Z">
          <w:r w:rsidR="001C14D2" w:rsidRPr="001C14D2" w:rsidDel="00A81D0F">
            <w:rPr>
              <w:rFonts w:ascii="Arial" w:eastAsia="Arial" w:hAnsi="Arial" w:cs="Arial"/>
              <w:sz w:val="24"/>
              <w:szCs w:val="24"/>
              <w:rPrChange w:id="601" w:author="Nayane Araujo" w:date="2016-12-03T19:46:00Z">
                <w:rPr/>
              </w:rPrChange>
            </w:rPr>
            <w:delText>Para se ter uma definição d</w:delText>
          </w:r>
          <w:r w:rsidR="2F85CE28" w:rsidRPr="001C14D2" w:rsidDel="00A81D0F">
            <w:rPr>
              <w:rFonts w:ascii="Arial" w:eastAsia="Arial" w:hAnsi="Arial" w:cs="Arial"/>
              <w:sz w:val="24"/>
              <w:szCs w:val="24"/>
              <w:rPrChange w:id="602" w:author="Nayane Araujo" w:date="2016-12-03T19:46:00Z">
                <w:rPr/>
              </w:rPrChange>
            </w:rPr>
            <w:delText>o ITIL é importan</w:delText>
          </w:r>
        </w:del>
      </w:ins>
      <w:ins w:id="603" w:author="Nayane Araujo" w:date="2016-12-03T19:47:00Z">
        <w:del w:id="604" w:author="Bruno dos Santos Rodrigues" w:date="2016-12-04T09:47:00Z">
          <w:r w:rsidR="6BB9E4CD" w:rsidRPr="001C14D2" w:rsidDel="00A81D0F">
            <w:rPr>
              <w:rFonts w:ascii="Arial" w:eastAsia="Arial" w:hAnsi="Arial" w:cs="Arial"/>
              <w:sz w:val="24"/>
              <w:szCs w:val="24"/>
              <w:rPrChange w:id="605" w:author="Nayane Araujo" w:date="2016-12-03T19:46:00Z">
                <w:rPr/>
              </w:rPrChange>
            </w:rPr>
            <w:delText xml:space="preserve">te entender que </w:delText>
          </w:r>
        </w:del>
      </w:ins>
      <w:ins w:id="606" w:author="Nayane Araujo" w:date="2016-12-03T19:55:00Z">
        <w:del w:id="607" w:author="Bruno dos Santos Rodrigues" w:date="2016-12-04T09:47:00Z">
          <w:r w:rsidR="1035EBAF" w:rsidRPr="001C14D2" w:rsidDel="00A81D0F">
            <w:rPr>
              <w:rFonts w:ascii="Arial" w:eastAsia="Arial" w:hAnsi="Arial" w:cs="Arial"/>
              <w:sz w:val="24"/>
              <w:szCs w:val="24"/>
              <w:rPrChange w:id="608" w:author="Nayane Araujo" w:date="2016-12-03T19:46:00Z">
                <w:rPr/>
              </w:rPrChange>
            </w:rPr>
            <w:delText>o ITIL é</w:delText>
          </w:r>
        </w:del>
      </w:ins>
      <w:ins w:id="609" w:author="Nayane Araujo" w:date="2016-12-03T19:47:00Z">
        <w:del w:id="610" w:author="Bruno dos Santos Rodrigues" w:date="2016-12-04T09:47:00Z">
          <w:r w:rsidR="6BB9E4CD" w:rsidRPr="001C14D2" w:rsidDel="00A81D0F">
            <w:rPr>
              <w:rFonts w:ascii="Arial" w:eastAsia="Arial" w:hAnsi="Arial" w:cs="Arial"/>
              <w:sz w:val="24"/>
              <w:szCs w:val="24"/>
              <w:rPrChange w:id="611" w:author="Nayane Araujo" w:date="2016-12-03T19:46:00Z">
                <w:rPr/>
              </w:rPrChange>
            </w:rPr>
            <w:delText xml:space="preserve"> organizado em torno do ciclo de vida d</w:delText>
          </w:r>
          <w:r w:rsidR="77605B50" w:rsidRPr="001C14D2" w:rsidDel="00A81D0F">
            <w:rPr>
              <w:rFonts w:ascii="Arial" w:eastAsia="Arial" w:hAnsi="Arial" w:cs="Arial"/>
              <w:sz w:val="24"/>
              <w:szCs w:val="24"/>
              <w:rPrChange w:id="612" w:author="Nayane Araujo" w:date="2016-12-03T19:46:00Z">
                <w:rPr/>
              </w:rPrChange>
            </w:rPr>
            <w:delText xml:space="preserve">e um serviço, </w:delText>
          </w:r>
        </w:del>
      </w:ins>
      <w:ins w:id="613" w:author="Nayane Araujo" w:date="2016-12-03T19:48:00Z">
        <w:del w:id="614" w:author="Bruno dos Santos Rodrigues" w:date="2016-12-04T09:47:00Z">
          <w:r w:rsidR="4A9AC66F" w:rsidRPr="001C14D2" w:rsidDel="00A81D0F">
            <w:rPr>
              <w:rFonts w:ascii="Arial" w:eastAsia="Arial" w:hAnsi="Arial" w:cs="Arial"/>
              <w:sz w:val="24"/>
              <w:szCs w:val="24"/>
              <w:rPrChange w:id="615" w:author="Nayane Araujo" w:date="2016-12-03T19:46:00Z">
                <w:rPr/>
              </w:rPrChange>
            </w:rPr>
            <w:delText>são 5 livros.</w:delText>
          </w:r>
        </w:del>
      </w:ins>
    </w:p>
    <w:p w14:paraId="273A37BF" w14:textId="6F8EF79C" w:rsidR="001C14D2" w:rsidDel="00A81D0F" w:rsidRDefault="4A9AC66F">
      <w:pPr>
        <w:spacing w:before="120" w:after="0" w:line="360" w:lineRule="auto"/>
        <w:ind w:firstLine="709"/>
        <w:jc w:val="both"/>
        <w:rPr>
          <w:del w:id="616" w:author="Bruno dos Santos Rodrigues" w:date="2016-12-04T09:47:00Z"/>
          <w:rFonts w:ascii="Arial" w:eastAsia="Arial" w:hAnsi="Arial" w:cs="Arial"/>
          <w:color w:val="000000" w:themeColor="text1"/>
          <w:sz w:val="24"/>
          <w:szCs w:val="24"/>
          <w:rPrChange w:id="617" w:author="Nayane Araujo" w:date="2016-12-03T19:51:00Z">
            <w:rPr>
              <w:del w:id="618" w:author="Bruno dos Santos Rodrigues" w:date="2016-12-04T09:47:00Z"/>
            </w:rPr>
          </w:rPrChange>
        </w:rPr>
        <w:pPrChange w:id="619" w:author="Bruno dos Santos Rodrigues" w:date="2016-12-04T09:47:00Z">
          <w:pPr/>
        </w:pPrChange>
      </w:pPr>
      <w:ins w:id="620" w:author="Nayane Araujo" w:date="2016-12-03T19:48:00Z">
        <w:del w:id="621" w:author="Bruno dos Santos Rodrigues" w:date="2016-12-04T09:47:00Z">
          <w:r w:rsidRPr="001C14D2" w:rsidDel="00A81D0F">
            <w:rPr>
              <w:rFonts w:ascii="Arial" w:eastAsia="Arial" w:hAnsi="Arial" w:cs="Arial"/>
              <w:sz w:val="24"/>
              <w:szCs w:val="24"/>
              <w:rPrChange w:id="622" w:author="Nayane Araujo" w:date="2016-12-03T19:46:00Z">
                <w:rPr/>
              </w:rPrChange>
            </w:rPr>
            <w:delText>Estrat</w:delText>
          </w:r>
          <w:r w:rsidR="4B666520" w:rsidRPr="001C14D2" w:rsidDel="00A81D0F">
            <w:rPr>
              <w:rFonts w:ascii="Arial" w:eastAsia="Arial" w:hAnsi="Arial" w:cs="Arial"/>
              <w:sz w:val="24"/>
              <w:szCs w:val="24"/>
              <w:rPrChange w:id="623" w:author="Nayane Araujo" w:date="2016-12-03T19:46:00Z">
                <w:rPr/>
              </w:rPrChange>
            </w:rPr>
            <w:delText>égia do serviço</w:delText>
          </w:r>
        </w:del>
      </w:ins>
      <w:ins w:id="624" w:author="Nayane Araujo" w:date="2016-12-03T19:51:00Z">
        <w:del w:id="625" w:author="Bruno dos Santos Rodrigues" w:date="2016-12-04T09:47:00Z">
          <w:r w:rsidR="2B8CDC36" w:rsidRPr="001C14D2" w:rsidDel="00A81D0F">
            <w:rPr>
              <w:rFonts w:ascii="Arial" w:eastAsia="Arial" w:hAnsi="Arial" w:cs="Arial"/>
              <w:sz w:val="24"/>
              <w:szCs w:val="24"/>
              <w:rPrChange w:id="626" w:author="Nayane Araujo" w:date="2016-12-03T19:46:00Z">
                <w:rPr/>
              </w:rPrChange>
            </w:rPr>
            <w:delText xml:space="preserve"> </w:delText>
          </w:r>
        </w:del>
      </w:ins>
      <w:ins w:id="627" w:author="Nayane Araujo" w:date="2016-12-03T19:48:00Z">
        <w:del w:id="628" w:author="Bruno dos Santos Rodrigues" w:date="2016-12-04T09:47:00Z">
          <w:r w:rsidR="4B666520" w:rsidRPr="001C14D2" w:rsidDel="00A81D0F">
            <w:rPr>
              <w:rFonts w:ascii="Arial" w:eastAsia="Arial" w:hAnsi="Arial" w:cs="Arial"/>
              <w:sz w:val="24"/>
              <w:szCs w:val="24"/>
              <w:rPrChange w:id="629" w:author="Nayane Araujo" w:date="2016-12-03T19:46:00Z">
                <w:rPr/>
              </w:rPrChange>
            </w:rPr>
            <w:delText>("Service St</w:delText>
          </w:r>
        </w:del>
      </w:ins>
      <w:ins w:id="630" w:author="Nayane Araujo" w:date="2016-12-03T19:49:00Z">
        <w:del w:id="631" w:author="Bruno dos Santos Rodrigues" w:date="2016-12-04T09:47:00Z">
          <w:r w:rsidR="56AD69F8" w:rsidRPr="001C14D2" w:rsidDel="00A81D0F">
            <w:rPr>
              <w:rFonts w:ascii="Arial" w:eastAsia="Arial" w:hAnsi="Arial" w:cs="Arial"/>
              <w:sz w:val="24"/>
              <w:szCs w:val="24"/>
              <w:rPrChange w:id="632" w:author="Nayane Araujo" w:date="2016-12-03T19:46:00Z">
                <w:rPr/>
              </w:rPrChange>
            </w:rPr>
            <w:delText>rategy"): Definição dos requisitos e necessidades do negócio,</w:delText>
          </w:r>
        </w:del>
      </w:ins>
    </w:p>
    <w:p w14:paraId="3B84D243" w14:textId="21EFA2D0" w:rsidR="001C14D2" w:rsidDel="00A81D0F" w:rsidRDefault="0518EE6D">
      <w:pPr>
        <w:spacing w:before="120" w:after="0" w:line="360" w:lineRule="auto"/>
        <w:ind w:firstLine="709"/>
        <w:jc w:val="both"/>
        <w:rPr>
          <w:ins w:id="633" w:author="Nayane Araujo" w:date="2016-12-03T19:52:00Z"/>
          <w:del w:id="634" w:author="Bruno dos Santos Rodrigues" w:date="2016-12-04T09:47:00Z"/>
          <w:rFonts w:ascii="Arial" w:eastAsia="Arial" w:hAnsi="Arial" w:cs="Arial"/>
          <w:color w:val="000000" w:themeColor="text1"/>
          <w:sz w:val="24"/>
          <w:szCs w:val="24"/>
          <w:rPrChange w:id="635" w:author="Nayane Araujo" w:date="2016-12-03T19:51:00Z">
            <w:rPr>
              <w:ins w:id="636" w:author="Nayane Araujo" w:date="2016-12-03T19:52:00Z"/>
              <w:del w:id="637" w:author="Bruno dos Santos Rodrigues" w:date="2016-12-04T09:47:00Z"/>
            </w:rPr>
          </w:rPrChange>
        </w:rPr>
        <w:pPrChange w:id="638" w:author="Bruno dos Santos Rodrigues" w:date="2016-12-04T09:47:00Z">
          <w:pPr/>
        </w:pPrChange>
      </w:pPr>
      <w:ins w:id="639" w:author="Nayane Araujo" w:date="2016-12-03T19:49:00Z">
        <w:del w:id="640" w:author="Bruno dos Santos Rodrigues" w:date="2016-12-04T09:47:00Z">
          <w:r w:rsidRPr="001C14D2" w:rsidDel="00A81D0F">
            <w:rPr>
              <w:rFonts w:ascii="Arial" w:eastAsia="Arial" w:hAnsi="Arial" w:cs="Arial"/>
              <w:sz w:val="24"/>
              <w:szCs w:val="24"/>
              <w:rPrChange w:id="641" w:author="Nayane Araujo" w:date="2016-12-03T19:46:00Z">
                <w:rPr/>
              </w:rPrChange>
            </w:rPr>
            <w:delText>Projeto de serviço</w:delText>
          </w:r>
        </w:del>
      </w:ins>
      <w:ins w:id="642" w:author="Nayane Araujo" w:date="2016-12-03T19:51:00Z">
        <w:del w:id="643" w:author="Bruno dos Santos Rodrigues" w:date="2016-12-04T09:47:00Z">
          <w:r w:rsidR="2E79CF25" w:rsidRPr="001C14D2" w:rsidDel="00A81D0F">
            <w:rPr>
              <w:rFonts w:ascii="Arial" w:eastAsia="Arial" w:hAnsi="Arial" w:cs="Arial"/>
              <w:sz w:val="24"/>
              <w:szCs w:val="24"/>
              <w:rPrChange w:id="644" w:author="Nayane Araujo" w:date="2016-12-03T19:46:00Z">
                <w:rPr/>
              </w:rPrChange>
            </w:rPr>
            <w:delText xml:space="preserve"> </w:delText>
          </w:r>
        </w:del>
      </w:ins>
      <w:ins w:id="645" w:author="Nayane Araujo" w:date="2016-12-03T19:49:00Z">
        <w:del w:id="646" w:author="Bruno dos Santos Rodrigues" w:date="2016-12-04T09:47:00Z">
          <w:r w:rsidRPr="001C14D2" w:rsidDel="00A81D0F">
            <w:rPr>
              <w:rFonts w:ascii="Arial" w:eastAsia="Arial" w:hAnsi="Arial" w:cs="Arial"/>
              <w:sz w:val="24"/>
              <w:szCs w:val="24"/>
              <w:rPrChange w:id="647" w:author="Nayane Araujo" w:date="2016-12-03T19:46:00Z">
                <w:rPr/>
              </w:rPrChange>
            </w:rPr>
            <w:delText xml:space="preserve">("Service </w:delText>
          </w:r>
        </w:del>
      </w:ins>
      <w:ins w:id="648" w:author="Nayane Araujo" w:date="2016-12-03T19:51:00Z">
        <w:del w:id="649" w:author="Bruno dos Santos Rodrigues" w:date="2016-12-04T09:47:00Z">
          <w:r w:rsidR="2E79CF25" w:rsidRPr="001C14D2" w:rsidDel="00A81D0F">
            <w:rPr>
              <w:rFonts w:ascii="Arial" w:eastAsia="Arial" w:hAnsi="Arial" w:cs="Arial"/>
              <w:sz w:val="24"/>
              <w:szCs w:val="24"/>
              <w:rPrChange w:id="650" w:author="Nayane Araujo" w:date="2016-12-03T19:46:00Z">
                <w:rPr/>
              </w:rPrChange>
            </w:rPr>
            <w:delText>Design</w:delText>
          </w:r>
        </w:del>
      </w:ins>
      <w:ins w:id="651" w:author="Nayane Araujo" w:date="2016-12-03T19:49:00Z">
        <w:del w:id="652" w:author="Bruno dos Santos Rodrigues" w:date="2016-12-04T09:47:00Z">
          <w:r w:rsidRPr="001C14D2" w:rsidDel="00A81D0F">
            <w:rPr>
              <w:rFonts w:ascii="Arial" w:eastAsia="Arial" w:hAnsi="Arial" w:cs="Arial"/>
              <w:sz w:val="24"/>
              <w:szCs w:val="24"/>
              <w:rPrChange w:id="653" w:author="Nayane Araujo" w:date="2016-12-03T19:46:00Z">
                <w:rPr/>
              </w:rPrChange>
            </w:rPr>
            <w:delText xml:space="preserve">") </w:delText>
          </w:r>
        </w:del>
      </w:ins>
      <w:ins w:id="654" w:author="Nayane Araujo" w:date="2016-12-03T19:51:00Z">
        <w:del w:id="655" w:author="Bruno dos Santos Rodrigues" w:date="2016-12-04T09:47:00Z">
          <w:r w:rsidR="2E79CF25" w:rsidRPr="001C14D2" w:rsidDel="00A81D0F">
            <w:rPr>
              <w:rFonts w:ascii="Arial" w:eastAsia="Arial" w:hAnsi="Arial" w:cs="Arial"/>
              <w:sz w:val="24"/>
              <w:szCs w:val="24"/>
              <w:rPrChange w:id="656" w:author="Nayane Araujo" w:date="2016-12-03T19:46:00Z">
                <w:rPr/>
              </w:rPrChange>
            </w:rPr>
            <w:delText>Definição da solução a ser a</w:delText>
          </w:r>
        </w:del>
      </w:ins>
      <w:ins w:id="657" w:author="Nayane Araujo" w:date="2016-12-03T19:52:00Z">
        <w:del w:id="658" w:author="Bruno dos Santos Rodrigues" w:date="2016-12-04T09:47:00Z">
          <w:r w:rsidR="606DE7C7" w:rsidRPr="001C14D2" w:rsidDel="00A81D0F">
            <w:rPr>
              <w:rFonts w:ascii="Arial" w:eastAsia="Arial" w:hAnsi="Arial" w:cs="Arial"/>
              <w:sz w:val="24"/>
              <w:szCs w:val="24"/>
              <w:rPrChange w:id="659" w:author="Nayane Araujo" w:date="2016-12-03T19:46:00Z">
                <w:rPr/>
              </w:rPrChange>
            </w:rPr>
            <w:delText>dotada,</w:delText>
          </w:r>
        </w:del>
      </w:ins>
    </w:p>
    <w:p w14:paraId="18B4CB45" w14:textId="3B78E7F7" w:rsidR="001C14D2" w:rsidDel="00A81D0F" w:rsidRDefault="78F3D984">
      <w:pPr>
        <w:spacing w:before="120" w:after="0" w:line="360" w:lineRule="auto"/>
        <w:ind w:firstLine="709"/>
        <w:jc w:val="both"/>
        <w:rPr>
          <w:del w:id="660" w:author="Bruno dos Santos Rodrigues" w:date="2016-12-04T09:47:00Z"/>
          <w:rFonts w:ascii="Arial" w:eastAsia="Arial" w:hAnsi="Arial" w:cs="Arial"/>
          <w:color w:val="000000" w:themeColor="text1"/>
          <w:sz w:val="24"/>
          <w:szCs w:val="24"/>
          <w:rPrChange w:id="661" w:author="Nayane Araujo" w:date="2016-12-03T19:51:00Z">
            <w:rPr>
              <w:del w:id="662" w:author="Bruno dos Santos Rodrigues" w:date="2016-12-04T09:47:00Z"/>
            </w:rPr>
          </w:rPrChange>
        </w:rPr>
        <w:pPrChange w:id="663" w:author="Bruno dos Santos Rodrigues" w:date="2016-12-04T09:47:00Z">
          <w:pPr/>
        </w:pPrChange>
      </w:pPr>
      <w:ins w:id="664" w:author="Nayane Araujo" w:date="2016-12-03T19:50:00Z">
        <w:del w:id="665" w:author="Bruno dos Santos Rodrigues" w:date="2016-12-04T09:47:00Z">
          <w:r w:rsidRPr="001C14D2" w:rsidDel="00A81D0F">
            <w:rPr>
              <w:rFonts w:ascii="Arial" w:eastAsia="Arial" w:hAnsi="Arial" w:cs="Arial"/>
              <w:sz w:val="24"/>
              <w:szCs w:val="24"/>
              <w:rPrChange w:id="666" w:author="Nayane Araujo" w:date="2016-12-03T19:46:00Z">
                <w:rPr/>
              </w:rPrChange>
            </w:rPr>
            <w:delText>Transição de serviço</w:delText>
          </w:r>
        </w:del>
      </w:ins>
      <w:ins w:id="667" w:author="Nayane Araujo" w:date="2016-12-03T19:53:00Z">
        <w:del w:id="668" w:author="Bruno dos Santos Rodrigues" w:date="2016-12-04T09:47:00Z">
          <w:r w:rsidR="5FFBF59E" w:rsidRPr="001C14D2" w:rsidDel="00A81D0F">
            <w:rPr>
              <w:rFonts w:ascii="Arial" w:eastAsia="Arial" w:hAnsi="Arial" w:cs="Arial"/>
              <w:sz w:val="24"/>
              <w:szCs w:val="24"/>
              <w:rPrChange w:id="669" w:author="Nayane Araujo" w:date="2016-12-03T19:46:00Z">
                <w:rPr/>
              </w:rPrChange>
            </w:rPr>
            <w:delText xml:space="preserve"> </w:delText>
          </w:r>
        </w:del>
      </w:ins>
      <w:ins w:id="670" w:author="Nayane Araujo" w:date="2016-12-03T19:50:00Z">
        <w:del w:id="671" w:author="Bruno dos Santos Rodrigues" w:date="2016-12-04T09:47:00Z">
          <w:r w:rsidRPr="001C14D2" w:rsidDel="00A81D0F">
            <w:rPr>
              <w:rFonts w:ascii="Arial" w:eastAsia="Arial" w:hAnsi="Arial" w:cs="Arial"/>
              <w:sz w:val="24"/>
              <w:szCs w:val="24"/>
              <w:rPrChange w:id="672" w:author="Nayane Araujo" w:date="2016-12-03T19:46:00Z">
                <w:rPr/>
              </w:rPrChange>
            </w:rPr>
            <w:delText>("Service Transition"</w:delText>
          </w:r>
        </w:del>
      </w:ins>
      <w:ins w:id="673" w:author="Nayane Araujo" w:date="2016-12-03T19:51:00Z">
        <w:del w:id="674" w:author="Bruno dos Santos Rodrigues" w:date="2016-12-04T09:47:00Z">
          <w:r w:rsidR="2B8CDC36" w:rsidRPr="001C14D2" w:rsidDel="00A81D0F">
            <w:rPr>
              <w:rFonts w:ascii="Arial" w:eastAsia="Arial" w:hAnsi="Arial" w:cs="Arial"/>
              <w:sz w:val="24"/>
              <w:szCs w:val="24"/>
              <w:rPrChange w:id="675" w:author="Nayane Araujo" w:date="2016-12-03T19:46:00Z">
                <w:rPr/>
              </w:rPrChange>
            </w:rPr>
            <w:delText>):</w:delText>
          </w:r>
        </w:del>
      </w:ins>
      <w:ins w:id="676" w:author="Nayane Araujo" w:date="2016-12-03T19:52:00Z">
        <w:del w:id="677" w:author="Bruno dos Santos Rodrigues" w:date="2016-12-04T09:47:00Z">
          <w:r w:rsidR="606DE7C7" w:rsidRPr="001C14D2" w:rsidDel="00A81D0F">
            <w:rPr>
              <w:rFonts w:ascii="Arial" w:eastAsia="Arial" w:hAnsi="Arial" w:cs="Arial"/>
              <w:sz w:val="24"/>
              <w:szCs w:val="24"/>
              <w:rPrChange w:id="678" w:author="Nayane Araujo" w:date="2016-12-03T19:46:00Z">
                <w:rPr/>
              </w:rPrChange>
            </w:rPr>
            <w:delText xml:space="preserve"> Relacionado ao gerenciamento</w:delText>
          </w:r>
          <w:r w:rsidR="7B06222D" w:rsidRPr="001C14D2" w:rsidDel="00A81D0F">
            <w:rPr>
              <w:rFonts w:ascii="Arial" w:eastAsia="Arial" w:hAnsi="Arial" w:cs="Arial"/>
              <w:sz w:val="24"/>
              <w:szCs w:val="24"/>
              <w:rPrChange w:id="679" w:author="Nayane Araujo" w:date="2016-12-03T19:46:00Z">
                <w:rPr/>
              </w:rPrChange>
            </w:rPr>
            <w:delText xml:space="preserve"> de mudanças,</w:delText>
          </w:r>
        </w:del>
      </w:ins>
    </w:p>
    <w:p w14:paraId="0837A076" w14:textId="4332F680" w:rsidR="7B06222D" w:rsidDel="00A81D0F" w:rsidRDefault="7B06222D">
      <w:pPr>
        <w:spacing w:before="120" w:after="0" w:line="360" w:lineRule="auto"/>
        <w:ind w:firstLine="709"/>
        <w:jc w:val="both"/>
        <w:rPr>
          <w:del w:id="680" w:author="Bruno dos Santos Rodrigues" w:date="2016-12-04T09:47:00Z"/>
          <w:rFonts w:ascii="Arial" w:eastAsia="Arial" w:hAnsi="Arial" w:cs="Arial"/>
          <w:color w:val="000000" w:themeColor="text1"/>
          <w:sz w:val="24"/>
          <w:szCs w:val="24"/>
          <w:rPrChange w:id="681" w:author="Nayane Araujo" w:date="2016-12-03T19:54:00Z">
            <w:rPr>
              <w:del w:id="682" w:author="Bruno dos Santos Rodrigues" w:date="2016-12-04T09:47:00Z"/>
            </w:rPr>
          </w:rPrChange>
        </w:rPr>
        <w:pPrChange w:id="683" w:author="Bruno dos Santos Rodrigues" w:date="2016-12-04T09:47:00Z">
          <w:pPr/>
        </w:pPrChange>
      </w:pPr>
      <w:ins w:id="684" w:author="Nayane Araujo" w:date="2016-12-03T19:52:00Z">
        <w:del w:id="685" w:author="Bruno dos Santos Rodrigues" w:date="2016-12-04T09:47:00Z">
          <w:r w:rsidRPr="7B06222D" w:rsidDel="00A81D0F">
            <w:rPr>
              <w:rFonts w:ascii="Arial" w:eastAsia="Arial" w:hAnsi="Arial" w:cs="Arial"/>
              <w:sz w:val="24"/>
              <w:szCs w:val="24"/>
              <w:rPrChange w:id="686" w:author="Nayane Araujo" w:date="2016-12-03T19:52:00Z">
                <w:rPr/>
              </w:rPrChange>
            </w:rPr>
            <w:delText>Operação do serviço ("</w:delText>
          </w:r>
        </w:del>
      </w:ins>
      <w:ins w:id="687" w:author="Nayane Araujo" w:date="2016-12-03T19:53:00Z">
        <w:del w:id="688" w:author="Bruno dos Santos Rodrigues" w:date="2016-12-04T09:47:00Z">
          <w:r w:rsidR="5FFBF59E" w:rsidRPr="7B06222D" w:rsidDel="00A81D0F">
            <w:rPr>
              <w:rFonts w:ascii="Arial" w:eastAsia="Arial" w:hAnsi="Arial" w:cs="Arial"/>
              <w:sz w:val="24"/>
              <w:szCs w:val="24"/>
              <w:rPrChange w:id="689" w:author="Nayane Araujo" w:date="2016-12-03T19:52:00Z">
                <w:rPr/>
              </w:rPrChange>
            </w:rPr>
            <w:delText>Service Operation"): Assegura que os serviços estão sendo</w:delText>
          </w:r>
          <w:r w:rsidR="2BE53CE2" w:rsidRPr="7B06222D" w:rsidDel="00A81D0F">
            <w:rPr>
              <w:rFonts w:ascii="Arial" w:eastAsia="Arial" w:hAnsi="Arial" w:cs="Arial"/>
              <w:sz w:val="24"/>
              <w:szCs w:val="24"/>
              <w:rPrChange w:id="690" w:author="Nayane Araujo" w:date="2016-12-03T19:52:00Z">
                <w:rPr/>
              </w:rPrChange>
            </w:rPr>
            <w:delText xml:space="preserve"> atendidos</w:delText>
          </w:r>
        </w:del>
      </w:ins>
      <w:ins w:id="691" w:author="Nayane Araujo" w:date="2016-12-03T19:54:00Z">
        <w:del w:id="692" w:author="Bruno dos Santos Rodrigues" w:date="2016-12-04T09:47:00Z">
          <w:r w:rsidR="0FA9C1C5" w:rsidRPr="7B06222D" w:rsidDel="00A81D0F">
            <w:rPr>
              <w:rFonts w:ascii="Arial" w:eastAsia="Arial" w:hAnsi="Arial" w:cs="Arial"/>
              <w:sz w:val="24"/>
              <w:szCs w:val="24"/>
              <w:rPrChange w:id="693" w:author="Nayane Araujo" w:date="2016-12-03T19:52:00Z">
                <w:rPr/>
              </w:rPrChange>
            </w:rPr>
            <w:delText>,</w:delText>
          </w:r>
        </w:del>
      </w:ins>
      <w:ins w:id="694" w:author="Nayane Araujo" w:date="2016-12-03T19:53:00Z">
        <w:del w:id="695" w:author="Bruno dos Santos Rodrigues" w:date="2016-12-04T09:47:00Z">
          <w:r w:rsidR="2BE53CE2" w:rsidRPr="7B06222D" w:rsidDel="00A81D0F">
            <w:rPr>
              <w:rFonts w:ascii="Arial" w:eastAsia="Arial" w:hAnsi="Arial" w:cs="Arial"/>
              <w:sz w:val="24"/>
              <w:szCs w:val="24"/>
              <w:rPrChange w:id="696" w:author="Nayane Araujo" w:date="2016-12-03T19:52:00Z">
                <w:rPr/>
              </w:rPrChange>
            </w:rPr>
            <w:delText xml:space="preserve"> </w:delText>
          </w:r>
        </w:del>
      </w:ins>
    </w:p>
    <w:p w14:paraId="1328A5FA" w14:textId="1D03BD12" w:rsidR="7B06222D" w:rsidRDefault="2BE53CE2">
      <w:pPr>
        <w:spacing w:before="120" w:after="0" w:line="360" w:lineRule="auto"/>
        <w:ind w:firstLine="709"/>
        <w:jc w:val="both"/>
        <w:rPr>
          <w:ins w:id="697" w:author="Nayane Araujo" w:date="2016-12-03T19:55:00Z"/>
          <w:rFonts w:ascii="Arial" w:eastAsia="Arial" w:hAnsi="Arial" w:cs="Arial"/>
          <w:color w:val="000000" w:themeColor="text1"/>
          <w:sz w:val="24"/>
          <w:szCs w:val="24"/>
          <w:rPrChange w:id="698" w:author="Nayane Araujo" w:date="2016-12-03T19:54:00Z">
            <w:rPr>
              <w:ins w:id="699" w:author="Nayane Araujo" w:date="2016-12-03T19:55:00Z"/>
            </w:rPr>
          </w:rPrChange>
        </w:rPr>
        <w:pPrChange w:id="700" w:author="Bruno dos Santos Rodrigues" w:date="2016-12-04T09:47:00Z">
          <w:pPr/>
        </w:pPrChange>
      </w:pPr>
      <w:ins w:id="701" w:author="Nayane Araujo" w:date="2016-12-03T19:53:00Z">
        <w:del w:id="702" w:author="Bruno dos Santos Rodrigues" w:date="2016-12-04T09:47:00Z">
          <w:r w:rsidRPr="2BE53CE2" w:rsidDel="00A81D0F">
            <w:rPr>
              <w:rFonts w:ascii="Arial" w:eastAsia="Arial" w:hAnsi="Arial" w:cs="Arial"/>
              <w:sz w:val="24"/>
              <w:szCs w:val="24"/>
              <w:rPrChange w:id="703" w:author="Nayane Araujo" w:date="2016-12-03T19:53:00Z">
                <w:rPr/>
              </w:rPrChange>
            </w:rPr>
            <w:delText xml:space="preserve">Melhoria </w:delText>
          </w:r>
        </w:del>
      </w:ins>
      <w:ins w:id="704" w:author="Nayane Araujo" w:date="2016-12-03T19:54:00Z">
        <w:del w:id="705" w:author="Bruno dos Santos Rodrigues" w:date="2016-12-04T09:47:00Z">
          <w:r w:rsidR="72762CA6" w:rsidRPr="2BE53CE2" w:rsidDel="00A81D0F">
            <w:rPr>
              <w:rFonts w:ascii="Arial" w:eastAsia="Arial" w:hAnsi="Arial" w:cs="Arial"/>
              <w:sz w:val="24"/>
              <w:szCs w:val="24"/>
              <w:rPrChange w:id="706" w:author="Nayane Araujo" w:date="2016-12-03T19:53:00Z">
                <w:rPr/>
              </w:rPrChange>
            </w:rPr>
            <w:delText>contínua do serviço ("Continual Service Improvement"): Manter a c</w:delText>
          </w:r>
          <w:r w:rsidR="0FA9C1C5" w:rsidRPr="2BE53CE2" w:rsidDel="00A81D0F">
            <w:rPr>
              <w:rFonts w:ascii="Arial" w:eastAsia="Arial" w:hAnsi="Arial" w:cs="Arial"/>
              <w:sz w:val="24"/>
              <w:szCs w:val="24"/>
              <w:rPrChange w:id="707" w:author="Nayane Araujo" w:date="2016-12-03T19:53:00Z">
                <w:rPr/>
              </w:rPrChange>
            </w:rPr>
            <w:delText>onstante melhoria de serviços.</w:delText>
          </w:r>
        </w:del>
      </w:ins>
      <w:ins w:id="708" w:author="Nayane Araujo" w:date="2016-12-03T19:53:00Z">
        <w:r w:rsidRPr="2BE53CE2">
          <w:rPr>
            <w:rFonts w:ascii="Arial" w:eastAsia="Arial" w:hAnsi="Arial" w:cs="Arial"/>
            <w:sz w:val="24"/>
            <w:szCs w:val="24"/>
            <w:rPrChange w:id="709" w:author="Nayane Araujo" w:date="2016-12-03T19:53:00Z">
              <w:rPr/>
            </w:rPrChange>
          </w:rPr>
          <w:t xml:space="preserve"> </w:t>
        </w:r>
      </w:ins>
    </w:p>
    <w:p w14:paraId="029328E4" w14:textId="02268D96" w:rsidR="6D3BFB8E" w:rsidRDefault="6D3BFB8E">
      <w:pPr>
        <w:spacing w:before="120" w:after="0" w:line="360" w:lineRule="auto"/>
        <w:jc w:val="both"/>
        <w:rPr>
          <w:ins w:id="710" w:author="Nayane Araujo" w:date="2016-12-03T19:55:00Z"/>
          <w:rFonts w:ascii="Arial" w:eastAsia="Arial" w:hAnsi="Arial" w:cs="Arial"/>
          <w:sz w:val="24"/>
          <w:szCs w:val="24"/>
          <w:rPrChange w:id="711" w:author="Nayane Araujo" w:date="2016-12-03T19:55:00Z">
            <w:rPr>
              <w:ins w:id="712" w:author="Nayane Araujo" w:date="2016-12-03T19:55:00Z"/>
            </w:rPr>
          </w:rPrChange>
        </w:rPr>
        <w:pPrChange w:id="713" w:author="Nayane Araujo" w:date="2016-12-03T19:55:00Z">
          <w:pPr/>
        </w:pPrChange>
      </w:pPr>
    </w:p>
    <w:p w14:paraId="1EE2800D" w14:textId="77777777" w:rsidR="000371DC" w:rsidRDefault="6D3BFB8E">
      <w:pPr>
        <w:keepNext/>
        <w:jc w:val="center"/>
        <w:rPr>
          <w:ins w:id="714" w:author="Nayane Araujo" w:date="2016-12-03T18:03:00Z"/>
        </w:rPr>
        <w:pPrChange w:id="715" w:author="Nayane Araujo" w:date="2016-12-03T18:03:00Z">
          <w:pPr>
            <w:jc w:val="center"/>
          </w:pPr>
        </w:pPrChange>
      </w:pPr>
      <w:ins w:id="716" w:author="Nayane Araujo" w:date="2016-12-03T19:55:00Z">
        <w:r>
          <w:rPr>
            <w:noProof/>
          </w:rPr>
          <w:lastRenderedPageBreak/>
          <w:drawing>
            <wp:inline distT="0" distB="0" distL="0" distR="0" wp14:anchorId="06B321ED" wp14:editId="42CE7081">
              <wp:extent cx="4067175" cy="4058136"/>
              <wp:effectExtent l="0" t="0" r="0" b="0"/>
              <wp:docPr id="1288168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067175" cy="4058136"/>
                      </a:xfrm>
                      <a:prstGeom prst="rect">
                        <a:avLst/>
                      </a:prstGeom>
                    </pic:spPr>
                  </pic:pic>
                </a:graphicData>
              </a:graphic>
            </wp:inline>
          </w:drawing>
        </w:r>
      </w:ins>
    </w:p>
    <w:p w14:paraId="3F14F440" w14:textId="77777777" w:rsidR="00F2771D" w:rsidRDefault="000371DC">
      <w:pPr>
        <w:pStyle w:val="Legenda"/>
        <w:jc w:val="center"/>
        <w:rPr>
          <w:ins w:id="717" w:author="Bruno dos Santos Rodrigues" w:date="2016-12-04T13:45:00Z"/>
          <w:rFonts w:ascii="Arial" w:hAnsi="Arial" w:cs="Arial"/>
          <w:color w:val="auto"/>
          <w:sz w:val="20"/>
        </w:rPr>
        <w:pPrChange w:id="718" w:author="Nayane Araujo" w:date="2016-12-03T18:03:00Z">
          <w:pPr/>
        </w:pPrChange>
      </w:pPr>
      <w:bookmarkStart w:id="719" w:name="_Toc468623226"/>
      <w:ins w:id="720" w:author="Nayane Araujo" w:date="2016-12-03T18:03:00Z">
        <w:r w:rsidRPr="000371DC">
          <w:rPr>
            <w:rFonts w:ascii="Arial" w:hAnsi="Arial" w:cs="Arial"/>
            <w:color w:val="auto"/>
            <w:sz w:val="20"/>
            <w:rPrChange w:id="721" w:author="Nayane Araujo" w:date="2016-12-03T18:03:00Z">
              <w:rPr/>
            </w:rPrChange>
          </w:rPr>
          <w:t xml:space="preserve">Figura </w:t>
        </w:r>
        <w:r w:rsidRPr="000371DC">
          <w:rPr>
            <w:rFonts w:ascii="Arial" w:hAnsi="Arial" w:cs="Arial"/>
            <w:color w:val="auto"/>
            <w:sz w:val="20"/>
            <w:rPrChange w:id="722" w:author="Nayane Araujo" w:date="2016-12-03T18:03:00Z">
              <w:rPr/>
            </w:rPrChange>
          </w:rPr>
          <w:fldChar w:fldCharType="begin"/>
        </w:r>
        <w:r w:rsidRPr="000371DC">
          <w:rPr>
            <w:rFonts w:ascii="Arial" w:hAnsi="Arial" w:cs="Arial"/>
            <w:color w:val="auto"/>
            <w:sz w:val="20"/>
            <w:rPrChange w:id="723" w:author="Nayane Araujo" w:date="2016-12-03T18:03:00Z">
              <w:rPr/>
            </w:rPrChange>
          </w:rPr>
          <w:instrText xml:space="preserve"> SEQ Figura \* ARABIC </w:instrText>
        </w:r>
      </w:ins>
      <w:r w:rsidRPr="000371DC">
        <w:rPr>
          <w:rFonts w:ascii="Arial" w:hAnsi="Arial" w:cs="Arial"/>
          <w:color w:val="auto"/>
          <w:sz w:val="20"/>
          <w:rPrChange w:id="724" w:author="Nayane Araujo" w:date="2016-12-03T18:03:00Z">
            <w:rPr/>
          </w:rPrChange>
        </w:rPr>
        <w:fldChar w:fldCharType="separate"/>
      </w:r>
      <w:ins w:id="725" w:author="Bruno dos Santos Rodrigues" w:date="2016-12-04T12:07:00Z">
        <w:r w:rsidR="0070066D">
          <w:rPr>
            <w:rFonts w:ascii="Arial" w:hAnsi="Arial" w:cs="Arial"/>
            <w:noProof/>
            <w:color w:val="auto"/>
            <w:sz w:val="20"/>
          </w:rPr>
          <w:t>1</w:t>
        </w:r>
      </w:ins>
      <w:ins w:id="726" w:author="Nayane Araujo" w:date="2016-12-03T18:03:00Z">
        <w:del w:id="727" w:author="Bruno dos Santos Rodrigues" w:date="2016-12-04T11:10:00Z">
          <w:r w:rsidRPr="000371DC" w:rsidDel="003865DA">
            <w:rPr>
              <w:rFonts w:ascii="Arial" w:hAnsi="Arial" w:cs="Arial"/>
              <w:noProof/>
              <w:color w:val="auto"/>
              <w:sz w:val="20"/>
              <w:rPrChange w:id="728" w:author="Nayane Araujo" w:date="2016-12-03T18:03:00Z">
                <w:rPr>
                  <w:noProof/>
                </w:rPr>
              </w:rPrChange>
            </w:rPr>
            <w:delText>1</w:delText>
          </w:r>
        </w:del>
        <w:r w:rsidRPr="000371DC">
          <w:rPr>
            <w:rFonts w:ascii="Arial" w:hAnsi="Arial" w:cs="Arial"/>
            <w:color w:val="auto"/>
            <w:sz w:val="20"/>
            <w:rPrChange w:id="729" w:author="Nayane Araujo" w:date="2016-12-03T18:03:00Z">
              <w:rPr/>
            </w:rPrChange>
          </w:rPr>
          <w:fldChar w:fldCharType="end"/>
        </w:r>
        <w:r w:rsidRPr="000371DC">
          <w:rPr>
            <w:rFonts w:ascii="Arial" w:hAnsi="Arial" w:cs="Arial"/>
            <w:color w:val="auto"/>
            <w:sz w:val="20"/>
            <w:rPrChange w:id="730" w:author="Nayane Araujo" w:date="2016-12-03T18:03:00Z">
              <w:rPr/>
            </w:rPrChange>
          </w:rPr>
          <w:t xml:space="preserve"> </w:t>
        </w:r>
        <w:del w:id="731" w:author="Bruno dos Santos Rodrigues" w:date="2016-12-04T09:49:00Z">
          <w:r w:rsidRPr="000371DC" w:rsidDel="00A81D0F">
            <w:rPr>
              <w:rFonts w:ascii="Arial" w:hAnsi="Arial" w:cs="Arial"/>
              <w:color w:val="auto"/>
              <w:sz w:val="20"/>
              <w:rPrChange w:id="732" w:author="Nayane Araujo" w:date="2016-12-03T18:03:00Z">
                <w:rPr/>
              </w:rPrChange>
            </w:rPr>
            <w:delText>Livro do ITIL (</w:delText>
          </w:r>
        </w:del>
        <w:r w:rsidRPr="000371DC">
          <w:rPr>
            <w:rFonts w:ascii="Arial" w:hAnsi="Arial" w:cs="Arial"/>
            <w:color w:val="auto"/>
            <w:sz w:val="20"/>
            <w:rPrChange w:id="733" w:author="Nayane Araujo" w:date="2016-12-03T18:03:00Z">
              <w:rPr/>
            </w:rPrChange>
          </w:rPr>
          <w:t>Ciclo de Vida</w:t>
        </w:r>
      </w:ins>
      <w:ins w:id="734" w:author="Bruno dos Santos Rodrigues" w:date="2016-12-04T09:49:00Z">
        <w:r w:rsidR="00A81D0F">
          <w:rPr>
            <w:rFonts w:ascii="Arial" w:hAnsi="Arial" w:cs="Arial"/>
            <w:color w:val="auto"/>
            <w:sz w:val="20"/>
          </w:rPr>
          <w:t xml:space="preserve"> do ITIL</w:t>
        </w:r>
        <w:bookmarkEnd w:id="719"/>
        <w:r w:rsidR="00A81D0F">
          <w:rPr>
            <w:rFonts w:ascii="Arial" w:hAnsi="Arial" w:cs="Arial"/>
            <w:color w:val="auto"/>
            <w:sz w:val="20"/>
          </w:rPr>
          <w:t xml:space="preserve"> </w:t>
        </w:r>
      </w:ins>
    </w:p>
    <w:p w14:paraId="114875B1" w14:textId="27F36275" w:rsidR="6D3BFB8E" w:rsidRPr="000371DC" w:rsidRDefault="00A81D0F">
      <w:pPr>
        <w:pStyle w:val="Legenda"/>
        <w:jc w:val="center"/>
        <w:rPr>
          <w:rFonts w:ascii="Arial" w:hAnsi="Arial" w:cs="Arial"/>
          <w:rPrChange w:id="735" w:author="Nayane Araujo" w:date="2016-12-03T18:03:00Z">
            <w:rPr/>
          </w:rPrChange>
        </w:rPr>
        <w:pPrChange w:id="736" w:author="Nayane Araujo" w:date="2016-12-03T18:03:00Z">
          <w:pPr/>
        </w:pPrChange>
      </w:pPr>
      <w:ins w:id="737" w:author="Bruno dos Santos Rodrigues" w:date="2016-12-04T09:49:00Z">
        <w:r>
          <w:rPr>
            <w:rFonts w:ascii="Arial" w:hAnsi="Arial" w:cs="Arial"/>
            <w:color w:val="auto"/>
            <w:sz w:val="20"/>
          </w:rPr>
          <w:t xml:space="preserve">(FONTE: </w:t>
        </w:r>
      </w:ins>
      <w:ins w:id="738" w:author="Bruno dos Santos Rodrigues" w:date="2016-12-04T09:52:00Z">
        <w:r w:rsidRPr="00A81D0F">
          <w:rPr>
            <w:rFonts w:ascii="Arial" w:hAnsi="Arial" w:cs="Arial"/>
            <w:color w:val="auto"/>
            <w:sz w:val="20"/>
          </w:rPr>
          <w:t>http://www.dianliwenmi.com/postimg_2576033.html</w:t>
        </w:r>
      </w:ins>
      <w:ins w:id="739" w:author="Nayane Araujo" w:date="2016-12-03T18:03:00Z">
        <w:del w:id="740" w:author="Bruno dos Santos Rodrigues" w:date="2016-12-04T09:49:00Z">
          <w:r w:rsidR="000371DC" w:rsidRPr="000371DC" w:rsidDel="00A81D0F">
            <w:rPr>
              <w:rFonts w:ascii="Arial" w:hAnsi="Arial" w:cs="Arial"/>
              <w:color w:val="auto"/>
              <w:sz w:val="20"/>
              <w:rPrChange w:id="741" w:author="Nayane Araujo" w:date="2016-12-03T18:03:00Z">
                <w:rPr/>
              </w:rPrChange>
            </w:rPr>
            <w:delText>)</w:delText>
          </w:r>
        </w:del>
      </w:ins>
    </w:p>
    <w:p w14:paraId="12C5DBBF" w14:textId="41844126" w:rsidR="6D3BFB8E" w:rsidRDefault="6D3BFB8E">
      <w:pPr>
        <w:spacing w:before="120" w:after="0" w:line="360" w:lineRule="auto"/>
        <w:jc w:val="both"/>
        <w:rPr>
          <w:rFonts w:ascii="Arial" w:eastAsia="Arial" w:hAnsi="Arial" w:cs="Arial"/>
          <w:sz w:val="24"/>
          <w:szCs w:val="24"/>
          <w:rPrChange w:id="742" w:author="Nayane Araujo" w:date="2016-12-03T19:55:00Z">
            <w:rPr/>
          </w:rPrChange>
        </w:rPr>
        <w:pPrChange w:id="743" w:author="Nayane Araujo" w:date="2016-12-03T19:55:00Z">
          <w:pPr/>
        </w:pPrChange>
      </w:pPr>
    </w:p>
    <w:p w14:paraId="179A7DE4" w14:textId="734010A8" w:rsidR="00A81D0F" w:rsidRDefault="00A81D0F" w:rsidP="00A81D0F">
      <w:pPr>
        <w:spacing w:before="120" w:after="0" w:line="360" w:lineRule="auto"/>
        <w:ind w:firstLine="709"/>
        <w:jc w:val="both"/>
        <w:rPr>
          <w:ins w:id="744" w:author="Bruno dos Santos Rodrigues" w:date="2016-12-04T09:57:00Z"/>
          <w:rFonts w:ascii="Arial" w:eastAsia="Arial" w:hAnsi="Arial" w:cs="Arial"/>
          <w:sz w:val="24"/>
          <w:szCs w:val="24"/>
        </w:rPr>
      </w:pPr>
      <w:ins w:id="745" w:author="Bruno dos Santos Rodrigues" w:date="2016-12-04T09:53:00Z">
        <w:r>
          <w:rPr>
            <w:rFonts w:ascii="Arial" w:eastAsia="Arial" w:hAnsi="Arial" w:cs="Arial"/>
            <w:sz w:val="24"/>
            <w:szCs w:val="24"/>
          </w:rPr>
          <w:t>No livro central, Estratégia de Serviço, é a fase das regras, a fase na qual ser</w:t>
        </w:r>
      </w:ins>
      <w:ins w:id="746" w:author="Bruno dos Santos Rodrigues" w:date="2016-12-04T09:54:00Z">
        <w:r>
          <w:rPr>
            <w:rFonts w:ascii="Arial" w:eastAsia="Arial" w:hAnsi="Arial" w:cs="Arial"/>
            <w:sz w:val="24"/>
            <w:szCs w:val="24"/>
          </w:rPr>
          <w:t>ão determinadas as diretrizes de todo o resto do ciclo de vida.</w:t>
        </w:r>
      </w:ins>
      <w:ins w:id="747" w:author="Bruno dos Santos Rodrigues" w:date="2016-12-04T09:56:00Z">
        <w:r w:rsidR="00135E1E">
          <w:rPr>
            <w:rFonts w:ascii="Arial" w:eastAsia="Arial" w:hAnsi="Arial" w:cs="Arial"/>
            <w:sz w:val="24"/>
            <w:szCs w:val="24"/>
          </w:rPr>
          <w:t xml:space="preserve"> No Desenho do Serviço, estão as boas práticas para se desenvolver o serviço sem que tenha muito retrabalho ou </w:t>
        </w:r>
      </w:ins>
      <w:ins w:id="748" w:author="Bruno dos Santos Rodrigues" w:date="2016-12-04T09:57:00Z">
        <w:r w:rsidR="00135E1E">
          <w:rPr>
            <w:rFonts w:ascii="Arial" w:eastAsia="Arial" w:hAnsi="Arial" w:cs="Arial"/>
            <w:sz w:val="24"/>
            <w:szCs w:val="24"/>
          </w:rPr>
          <w:t>“nãos” do cliente.</w:t>
        </w:r>
      </w:ins>
    </w:p>
    <w:p w14:paraId="7BCC0087" w14:textId="4D866470" w:rsidR="00135E1E" w:rsidRDefault="00135E1E" w:rsidP="00A81D0F">
      <w:pPr>
        <w:spacing w:before="120" w:after="0" w:line="360" w:lineRule="auto"/>
        <w:ind w:firstLine="709"/>
        <w:jc w:val="both"/>
        <w:rPr>
          <w:ins w:id="749" w:author="Bruno dos Santos Rodrigues" w:date="2016-12-04T09:58:00Z"/>
          <w:rFonts w:ascii="Arial" w:eastAsia="Arial" w:hAnsi="Arial" w:cs="Arial"/>
          <w:sz w:val="24"/>
          <w:szCs w:val="24"/>
        </w:rPr>
      </w:pPr>
      <w:ins w:id="750" w:author="Bruno dos Santos Rodrigues" w:date="2016-12-04T09:57:00Z">
        <w:r>
          <w:rPr>
            <w:rFonts w:ascii="Arial" w:eastAsia="Arial" w:hAnsi="Arial" w:cs="Arial"/>
            <w:sz w:val="24"/>
            <w:szCs w:val="24"/>
          </w:rPr>
          <w:t>Na Transição do Serviço está a implantação, colocar o serviço “pra rodar”. Logo depois entra em aç</w:t>
        </w:r>
      </w:ins>
      <w:ins w:id="751" w:author="Bruno dos Santos Rodrigues" w:date="2016-12-04T09:58:00Z">
        <w:r>
          <w:rPr>
            <w:rFonts w:ascii="Arial" w:eastAsia="Arial" w:hAnsi="Arial" w:cs="Arial"/>
            <w:sz w:val="24"/>
            <w:szCs w:val="24"/>
          </w:rPr>
          <w:t>ão a Operação de Serviço que consiste em manter o serviço sendo prestado com o mínimo de interrupções possível e respeitando os SLAs</w:t>
        </w:r>
      </w:ins>
      <w:ins w:id="752" w:author="Bruno dos Santos Rodrigues" w:date="2016-12-04T13:43:00Z">
        <w:r w:rsidR="00675487">
          <w:rPr>
            <w:rStyle w:val="Refdenotaderodap"/>
            <w:rFonts w:ascii="Arial" w:eastAsia="Arial" w:hAnsi="Arial" w:cs="Arial"/>
            <w:sz w:val="24"/>
            <w:szCs w:val="24"/>
          </w:rPr>
          <w:footnoteReference w:id="11"/>
        </w:r>
      </w:ins>
      <w:ins w:id="754" w:author="Bruno dos Santos Rodrigues" w:date="2016-12-04T09:58:00Z">
        <w:r>
          <w:rPr>
            <w:rFonts w:ascii="Arial" w:eastAsia="Arial" w:hAnsi="Arial" w:cs="Arial"/>
            <w:sz w:val="24"/>
            <w:szCs w:val="24"/>
          </w:rPr>
          <w:t xml:space="preserve"> acordados com o cliente.</w:t>
        </w:r>
      </w:ins>
    </w:p>
    <w:p w14:paraId="0F1D53A4" w14:textId="4E2C59C4" w:rsidR="00135E1E" w:rsidRDefault="00135E1E" w:rsidP="00A81D0F">
      <w:pPr>
        <w:spacing w:before="120" w:after="0" w:line="360" w:lineRule="auto"/>
        <w:ind w:firstLine="709"/>
        <w:jc w:val="both"/>
        <w:rPr>
          <w:ins w:id="755" w:author="Bruno dos Santos Rodrigues" w:date="2016-12-04T09:54:00Z"/>
          <w:rFonts w:ascii="Arial" w:eastAsia="Arial" w:hAnsi="Arial" w:cs="Arial"/>
          <w:sz w:val="24"/>
          <w:szCs w:val="24"/>
        </w:rPr>
      </w:pPr>
      <w:ins w:id="756" w:author="Bruno dos Santos Rodrigues" w:date="2016-12-04T09:58:00Z">
        <w:r>
          <w:rPr>
            <w:rFonts w:ascii="Arial" w:eastAsia="Arial" w:hAnsi="Arial" w:cs="Arial"/>
            <w:sz w:val="24"/>
            <w:szCs w:val="24"/>
          </w:rPr>
          <w:lastRenderedPageBreak/>
          <w:t xml:space="preserve">Por fora unindo todos os livros existe o livro de Melhoria </w:t>
        </w:r>
      </w:ins>
      <w:ins w:id="757" w:author="Bruno dos Santos Rodrigues" w:date="2016-12-04T09:59:00Z">
        <w:r>
          <w:rPr>
            <w:rFonts w:ascii="Arial" w:eastAsia="Arial" w:hAnsi="Arial" w:cs="Arial"/>
            <w:sz w:val="24"/>
            <w:szCs w:val="24"/>
          </w:rPr>
          <w:t>de Serviço C</w:t>
        </w:r>
      </w:ins>
      <w:ins w:id="758" w:author="Bruno dos Santos Rodrigues" w:date="2016-12-04T09:58:00Z">
        <w:r>
          <w:rPr>
            <w:rFonts w:ascii="Arial" w:eastAsia="Arial" w:hAnsi="Arial" w:cs="Arial"/>
            <w:sz w:val="24"/>
            <w:szCs w:val="24"/>
          </w:rPr>
          <w:t>ontinuada</w:t>
        </w:r>
      </w:ins>
      <w:ins w:id="759" w:author="Bruno dos Santos Rodrigues" w:date="2016-12-04T09:59:00Z">
        <w:r>
          <w:rPr>
            <w:rFonts w:ascii="Arial" w:eastAsia="Arial" w:hAnsi="Arial" w:cs="Arial"/>
            <w:sz w:val="24"/>
            <w:szCs w:val="24"/>
          </w:rPr>
          <w:t>, ele conversa com todos os processos dos outros livros para garantir que sempre o serviço será entregue com mais qualidade e mais valor agregado.</w:t>
        </w:r>
      </w:ins>
    </w:p>
    <w:p w14:paraId="6241B141" w14:textId="0560DF4F" w:rsidR="00A81D0F" w:rsidRDefault="00A81D0F" w:rsidP="00A81D0F">
      <w:pPr>
        <w:spacing w:before="120" w:after="0" w:line="360" w:lineRule="auto"/>
        <w:ind w:firstLine="709"/>
        <w:jc w:val="both"/>
        <w:rPr>
          <w:ins w:id="760" w:author="Bruno dos Santos Rodrigues" w:date="2016-12-04T09:47:00Z"/>
          <w:rFonts w:ascii="Arial" w:eastAsia="Arial" w:hAnsi="Arial" w:cs="Arial"/>
          <w:sz w:val="24"/>
          <w:szCs w:val="24"/>
        </w:rPr>
      </w:pPr>
    </w:p>
    <w:p w14:paraId="56C9EFF5" w14:textId="2D2E6D4E" w:rsidR="00DD6A51" w:rsidRDefault="00F372CC">
      <w:pPr>
        <w:spacing w:before="120" w:after="0" w:line="360" w:lineRule="auto"/>
        <w:ind w:firstLine="709"/>
        <w:jc w:val="both"/>
      </w:pPr>
      <w:r>
        <w:rPr>
          <w:rFonts w:ascii="Arial" w:eastAsia="Arial" w:hAnsi="Arial" w:cs="Arial"/>
          <w:sz w:val="24"/>
          <w:szCs w:val="24"/>
        </w:rPr>
        <w:t xml:space="preserve">O ITIL tem sido cada vez mais utilizado no mercado por já ter provado que as boas práticas apresentadas pelo mesmo trazem resultados positivos e permanentes nas empresas que o </w:t>
      </w:r>
      <w:r w:rsidR="00E247E7">
        <w:rPr>
          <w:rFonts w:ascii="Arial" w:eastAsia="Arial" w:hAnsi="Arial" w:cs="Arial"/>
          <w:sz w:val="24"/>
          <w:szCs w:val="24"/>
        </w:rPr>
        <w:t>implementam. (</w:t>
      </w:r>
      <w:del w:id="761" w:author="Bruno dos Santos Rodrigues" w:date="2016-12-03T17:35:00Z">
        <w:r w:rsidDel="00CD584B">
          <w:rPr>
            <w:rFonts w:ascii="Arial" w:eastAsia="Arial" w:hAnsi="Arial" w:cs="Arial"/>
            <w:sz w:val="24"/>
            <w:szCs w:val="24"/>
          </w:rPr>
          <w:delText xml:space="preserve">Fonte: </w:delText>
        </w:r>
      </w:del>
      <w:r>
        <w:rPr>
          <w:rFonts w:ascii="Arial" w:eastAsia="Arial" w:hAnsi="Arial" w:cs="Arial"/>
          <w:sz w:val="24"/>
          <w:szCs w:val="24"/>
        </w:rPr>
        <w:t>HARTMAN, Samuel e WOBETO, Edson)</w:t>
      </w:r>
      <w:r>
        <w:rPr>
          <w:rFonts w:ascii="Arial" w:eastAsia="Arial" w:hAnsi="Arial" w:cs="Arial"/>
          <w:b/>
          <w:sz w:val="24"/>
          <w:szCs w:val="24"/>
        </w:rPr>
        <w:t>.</w:t>
      </w:r>
    </w:p>
    <w:p w14:paraId="1C07627F" w14:textId="77777777" w:rsidR="00DD6A51" w:rsidRPr="00E247E7" w:rsidRDefault="00F372CC">
      <w:pPr>
        <w:spacing w:before="120" w:after="0" w:line="360" w:lineRule="auto"/>
        <w:ind w:firstLine="709"/>
        <w:jc w:val="both"/>
        <w:rPr>
          <w:color w:val="auto"/>
        </w:rPr>
      </w:pPr>
      <w:r w:rsidRPr="00E247E7">
        <w:rPr>
          <w:rFonts w:ascii="Arial" w:eastAsia="Arial" w:hAnsi="Arial" w:cs="Arial"/>
          <w:color w:val="auto"/>
          <w:sz w:val="24"/>
          <w:szCs w:val="24"/>
          <w:highlight w:val="white"/>
        </w:rPr>
        <w:t xml:space="preserve">Para </w:t>
      </w:r>
      <w:r w:rsidR="00E247E7" w:rsidRPr="00E247E7">
        <w:rPr>
          <w:rFonts w:ascii="Arial" w:eastAsia="Arial" w:hAnsi="Arial" w:cs="Arial"/>
          <w:color w:val="auto"/>
          <w:sz w:val="24"/>
          <w:szCs w:val="24"/>
          <w:highlight w:val="white"/>
        </w:rPr>
        <w:t>GASPAR; GOMEZ; MIRANDA</w:t>
      </w:r>
      <w:r w:rsidRPr="00E247E7">
        <w:rPr>
          <w:rFonts w:ascii="Arial" w:eastAsia="Arial" w:hAnsi="Arial" w:cs="Arial"/>
          <w:color w:val="auto"/>
          <w:sz w:val="24"/>
          <w:szCs w:val="24"/>
          <w:highlight w:val="white"/>
        </w:rPr>
        <w:t xml:space="preserve"> (2010), </w:t>
      </w:r>
      <w:r w:rsidR="00E247E7" w:rsidRPr="00E247E7">
        <w:rPr>
          <w:rFonts w:ascii="Arial" w:eastAsia="Arial" w:hAnsi="Arial" w:cs="Arial"/>
          <w:color w:val="auto"/>
          <w:sz w:val="24"/>
          <w:szCs w:val="24"/>
          <w:highlight w:val="white"/>
        </w:rPr>
        <w:t>os negócios têm</w:t>
      </w:r>
      <w:r w:rsidRPr="00E247E7">
        <w:rPr>
          <w:rFonts w:ascii="Arial" w:eastAsia="Arial" w:hAnsi="Arial" w:cs="Arial"/>
          <w:color w:val="auto"/>
          <w:sz w:val="24"/>
          <w:szCs w:val="24"/>
          <w:highlight w:val="white"/>
        </w:rPr>
        <w:t xml:space="preserve"> grande dependência da TI, fazendo com que as boas práticas sejam adotadas com objetivo de trazer resultados positivos, como redução de custos e agilidade em seus processos, visto que estes independem de fornecedores e tecnologias.</w:t>
      </w:r>
    </w:p>
    <w:p w14:paraId="625A6977" w14:textId="4B99354D" w:rsidR="00DD6A51" w:rsidRDefault="00F372CC">
      <w:pPr>
        <w:spacing w:before="120" w:after="0" w:line="360" w:lineRule="auto"/>
        <w:ind w:firstLine="709"/>
        <w:jc w:val="both"/>
      </w:pPr>
      <w:r>
        <w:rPr>
          <w:rFonts w:ascii="Arial" w:eastAsia="Arial" w:hAnsi="Arial" w:cs="Arial"/>
          <w:sz w:val="24"/>
          <w:szCs w:val="24"/>
        </w:rPr>
        <w:t>Nessas boas práticas</w:t>
      </w:r>
      <w:ins w:id="762" w:author="Bruno dos Santos Rodrigues" w:date="2016-12-03T17:35:00Z">
        <w:r w:rsidR="00CD584B">
          <w:rPr>
            <w:rFonts w:ascii="Arial" w:eastAsia="Arial" w:hAnsi="Arial" w:cs="Arial"/>
            <w:sz w:val="24"/>
            <w:szCs w:val="24"/>
          </w:rPr>
          <w:t>,</w:t>
        </w:r>
      </w:ins>
      <w:r>
        <w:rPr>
          <w:rFonts w:ascii="Arial" w:eastAsia="Arial" w:hAnsi="Arial" w:cs="Arial"/>
          <w:sz w:val="24"/>
          <w:szCs w:val="24"/>
        </w:rPr>
        <w:t xml:space="preserve"> o negócio é guiado para um caminho em que sempre é buscada uma melhoria continuada, sempre procurando uma entrega com maior valor agregado.</w:t>
      </w:r>
    </w:p>
    <w:p w14:paraId="418CF770" w14:textId="77777777" w:rsidR="00DD6A51" w:rsidRDefault="00F372CC">
      <w:pPr>
        <w:spacing w:before="120" w:after="0" w:line="360" w:lineRule="auto"/>
        <w:ind w:firstLine="709"/>
        <w:jc w:val="both"/>
      </w:pPr>
      <w:r>
        <w:rPr>
          <w:rFonts w:ascii="Arial" w:eastAsia="Arial" w:hAnsi="Arial" w:cs="Arial"/>
          <w:sz w:val="24"/>
          <w:szCs w:val="24"/>
        </w:rPr>
        <w:t>Tendo em vista a melhoria continuada com valor agregado, é necessário manter todos os problemas sob controle, e resolvê-los da forma mais rápida possível para não atrapalhar o ciclo de melhoria e não transformar uma entrega em um pesadelo para o negócio.</w:t>
      </w:r>
    </w:p>
    <w:p w14:paraId="57FD4B2B" w14:textId="77777777" w:rsidR="00DD6A51" w:rsidRDefault="00F372CC" w:rsidP="00D467A2">
      <w:pPr>
        <w:pStyle w:val="Ttulo"/>
        <w:spacing w:before="480" w:line="360" w:lineRule="auto"/>
        <w:jc w:val="both"/>
        <w:outlineLvl w:val="2"/>
      </w:pPr>
      <w:bookmarkStart w:id="763" w:name="_1ksv4uv" w:colFirst="0" w:colLast="0"/>
      <w:bookmarkStart w:id="764" w:name="_Toc468623257"/>
      <w:bookmarkEnd w:id="763"/>
      <w:r>
        <w:rPr>
          <w:rFonts w:ascii="Arial" w:eastAsia="Arial" w:hAnsi="Arial" w:cs="Arial"/>
          <w:b/>
          <w:sz w:val="24"/>
          <w:szCs w:val="24"/>
        </w:rPr>
        <w:t>2.1.1 Operação de Serviço</w:t>
      </w:r>
      <w:bookmarkEnd w:id="764"/>
    </w:p>
    <w:p w14:paraId="2B399567" w14:textId="3D751A4D" w:rsidR="00DD6A51" w:rsidRDefault="00F372CC">
      <w:pPr>
        <w:spacing w:before="120" w:after="0" w:line="360" w:lineRule="auto"/>
        <w:ind w:firstLine="709"/>
        <w:jc w:val="both"/>
      </w:pPr>
      <w:del w:id="765" w:author="Bruno dos Santos Rodrigues" w:date="2016-12-03T17:36:00Z">
        <w:r w:rsidDel="00CD584B">
          <w:rPr>
            <w:rFonts w:ascii="Arial" w:eastAsia="Arial" w:hAnsi="Arial" w:cs="Arial"/>
            <w:sz w:val="24"/>
            <w:szCs w:val="24"/>
          </w:rPr>
          <w:delText>O livro que trata do tema do presente trabalho é o de Operação de Serviço, e</w:delText>
        </w:r>
      </w:del>
      <w:ins w:id="766" w:author="Bruno dos Santos Rodrigues" w:date="2016-12-03T17:36:00Z">
        <w:r w:rsidR="00CD584B">
          <w:rPr>
            <w:rFonts w:ascii="Arial" w:eastAsia="Arial" w:hAnsi="Arial" w:cs="Arial"/>
            <w:sz w:val="24"/>
            <w:szCs w:val="24"/>
          </w:rPr>
          <w:t>E</w:t>
        </w:r>
      </w:ins>
      <w:r>
        <w:rPr>
          <w:rFonts w:ascii="Arial" w:eastAsia="Arial" w:hAnsi="Arial" w:cs="Arial"/>
          <w:sz w:val="24"/>
          <w:szCs w:val="24"/>
        </w:rPr>
        <w:t xml:space="preserve">ste </w:t>
      </w:r>
      <w:ins w:id="767" w:author="Bruno dos Santos Rodrigues" w:date="2016-12-03T17:36:00Z">
        <w:r w:rsidR="00CD584B">
          <w:rPr>
            <w:rFonts w:ascii="Arial" w:eastAsia="Arial" w:hAnsi="Arial" w:cs="Arial"/>
            <w:sz w:val="24"/>
            <w:szCs w:val="24"/>
          </w:rPr>
          <w:t xml:space="preserve">livro </w:t>
        </w:r>
      </w:ins>
      <w:r>
        <w:rPr>
          <w:rFonts w:ascii="Arial" w:eastAsia="Arial" w:hAnsi="Arial" w:cs="Arial"/>
          <w:sz w:val="24"/>
          <w:szCs w:val="24"/>
        </w:rPr>
        <w:t xml:space="preserve">trata dos processos relacionados a manter o Acordo de Nível de Serviço (ANS ou em inglês </w:t>
      </w:r>
      <w:r>
        <w:rPr>
          <w:rFonts w:ascii="Arial" w:eastAsia="Arial" w:hAnsi="Arial" w:cs="Arial"/>
          <w:i/>
          <w:sz w:val="24"/>
          <w:szCs w:val="24"/>
        </w:rPr>
        <w:t>Service Level Agreement</w:t>
      </w:r>
      <w:r>
        <w:rPr>
          <w:rFonts w:ascii="Arial" w:eastAsia="Arial" w:hAnsi="Arial" w:cs="Arial"/>
          <w:sz w:val="24"/>
          <w:szCs w:val="24"/>
        </w:rPr>
        <w:t xml:space="preserve"> - SLA) intacto.</w:t>
      </w:r>
      <w:ins w:id="768" w:author="Bruno dos Santos Rodrigues" w:date="2016-12-03T17:36:00Z">
        <w:r w:rsidR="0045601B">
          <w:rPr>
            <w:rFonts w:ascii="Arial" w:eastAsia="Arial" w:hAnsi="Arial" w:cs="Arial"/>
            <w:sz w:val="24"/>
            <w:szCs w:val="24"/>
          </w:rPr>
          <w:t xml:space="preserve"> Neste livro que está o Gerenciamento de Problemas e todos os interesses do </w:t>
        </w:r>
        <w:r w:rsidR="0045601B">
          <w:rPr>
            <w:rFonts w:ascii="Arial" w:eastAsia="Arial" w:hAnsi="Arial" w:cs="Arial"/>
            <w:i/>
            <w:sz w:val="24"/>
            <w:szCs w:val="24"/>
          </w:rPr>
          <w:t>helpdesk</w:t>
        </w:r>
        <w:r w:rsidR="0045601B">
          <w:rPr>
            <w:rFonts w:ascii="Arial" w:eastAsia="Arial" w:hAnsi="Arial" w:cs="Arial"/>
            <w:sz w:val="24"/>
            <w:szCs w:val="24"/>
          </w:rPr>
          <w:t>, foco deste trabalho.</w:t>
        </w:r>
      </w:ins>
    </w:p>
    <w:p w14:paraId="5B254FA8" w14:textId="77777777" w:rsidR="00DD6A51" w:rsidRDefault="00F372CC">
      <w:pPr>
        <w:spacing w:before="120" w:after="0" w:line="360" w:lineRule="auto"/>
        <w:ind w:firstLine="709"/>
        <w:jc w:val="both"/>
      </w:pPr>
      <w:r>
        <w:rPr>
          <w:rFonts w:ascii="Arial" w:eastAsia="Arial" w:hAnsi="Arial" w:cs="Arial"/>
          <w:sz w:val="24"/>
          <w:szCs w:val="24"/>
        </w:rPr>
        <w:t>Nesse livro tem-se:</w:t>
      </w:r>
    </w:p>
    <w:p w14:paraId="416DC58F" w14:textId="77777777" w:rsidR="00DD6A51" w:rsidRDefault="00F372CC">
      <w:pPr>
        <w:numPr>
          <w:ilvl w:val="0"/>
          <w:numId w:val="3"/>
        </w:numPr>
        <w:spacing w:before="120" w:after="0" w:line="360" w:lineRule="auto"/>
        <w:ind w:firstLine="709"/>
        <w:jc w:val="both"/>
      </w:pPr>
      <w:r>
        <w:rPr>
          <w:rFonts w:ascii="Arial" w:eastAsia="Arial" w:hAnsi="Arial" w:cs="Arial"/>
          <w:b/>
          <w:sz w:val="24"/>
          <w:szCs w:val="24"/>
        </w:rPr>
        <w:t>Gerenciamento de Incidentes</w:t>
      </w:r>
      <w:r>
        <w:rPr>
          <w:rFonts w:ascii="Arial" w:eastAsia="Arial" w:hAnsi="Arial" w:cs="Arial"/>
          <w:sz w:val="24"/>
          <w:szCs w:val="24"/>
        </w:rPr>
        <w:t xml:space="preserve">: Incidente é considerado qualquer evento que causa interrupção no serviço. O Gerenciamento de Incidentes tem como foco principal restabelecer o serviço o mais rápido </w:t>
      </w:r>
      <w:r>
        <w:rPr>
          <w:rFonts w:ascii="Arial" w:eastAsia="Arial" w:hAnsi="Arial" w:cs="Arial"/>
          <w:sz w:val="24"/>
          <w:szCs w:val="24"/>
        </w:rPr>
        <w:lastRenderedPageBreak/>
        <w:t xml:space="preserve">possível minimizando o impacto negativo do negócio, sendo uma solução de reparo rápido e garantindo melhores níveis de disponibilidade e de qualidade de serviços. É importante que ele conheça e seja informado de quaisquer mudanças. </w:t>
      </w:r>
    </w:p>
    <w:p w14:paraId="2B40DD83" w14:textId="77777777" w:rsidR="00DD6A51" w:rsidRDefault="00F372CC">
      <w:pPr>
        <w:numPr>
          <w:ilvl w:val="0"/>
          <w:numId w:val="7"/>
        </w:numPr>
        <w:spacing w:before="120" w:after="0" w:line="360" w:lineRule="auto"/>
        <w:ind w:firstLine="709"/>
        <w:jc w:val="both"/>
      </w:pPr>
      <w:r>
        <w:rPr>
          <w:rFonts w:ascii="Arial" w:eastAsia="Arial" w:hAnsi="Arial" w:cs="Arial"/>
          <w:b/>
          <w:sz w:val="24"/>
          <w:szCs w:val="24"/>
        </w:rPr>
        <w:t>Gerenciamento de Eventos</w:t>
      </w:r>
      <w:r>
        <w:rPr>
          <w:rFonts w:ascii="Arial" w:eastAsia="Arial" w:hAnsi="Arial" w:cs="Arial"/>
          <w:sz w:val="24"/>
          <w:szCs w:val="24"/>
        </w:rPr>
        <w:t>: Um evento pode ser definido como qualquer mudança de estado que tem importância para a gestão de um item de configuração, gestão dos serviços entregues ao cliente. “Gerência evento durante todo seu ciclo de vida”.</w:t>
      </w:r>
    </w:p>
    <w:p w14:paraId="727EA6E8" w14:textId="77777777" w:rsidR="00DD6A51" w:rsidRDefault="00F372CC">
      <w:pPr>
        <w:numPr>
          <w:ilvl w:val="0"/>
          <w:numId w:val="7"/>
        </w:numPr>
        <w:spacing w:before="120" w:after="0" w:line="360" w:lineRule="auto"/>
        <w:ind w:firstLine="709"/>
        <w:jc w:val="both"/>
      </w:pPr>
      <w:r>
        <w:rPr>
          <w:rFonts w:ascii="Arial" w:eastAsia="Arial" w:hAnsi="Arial" w:cs="Arial"/>
          <w:b/>
          <w:sz w:val="24"/>
          <w:szCs w:val="24"/>
        </w:rPr>
        <w:t>Gerenciamento de Problemas</w:t>
      </w:r>
      <w:r>
        <w:rPr>
          <w:rFonts w:ascii="Arial" w:eastAsia="Arial" w:hAnsi="Arial" w:cs="Arial"/>
          <w:sz w:val="24"/>
          <w:szCs w:val="24"/>
        </w:rPr>
        <w:t>: Tem como objetivo prevenir a ocorrência de problemas e seus incidentes resultantes, eliminando incidentes recorrentes e minimizar o impacto dos incidentes que não podem ser prevenidos. (FREITAS, 2010, p. 279).</w:t>
      </w:r>
    </w:p>
    <w:p w14:paraId="7FD5F495" w14:textId="77777777" w:rsidR="00DD6A51" w:rsidRDefault="00F372CC">
      <w:pPr>
        <w:numPr>
          <w:ilvl w:val="0"/>
          <w:numId w:val="15"/>
        </w:numPr>
        <w:spacing w:after="0" w:line="360" w:lineRule="auto"/>
        <w:ind w:firstLine="709"/>
        <w:contextualSpacing/>
        <w:jc w:val="both"/>
        <w:rPr>
          <w:sz w:val="24"/>
          <w:szCs w:val="24"/>
        </w:rPr>
      </w:pPr>
      <w:bookmarkStart w:id="769" w:name="_44sinio" w:colFirst="0" w:colLast="0"/>
      <w:bookmarkEnd w:id="769"/>
      <w:r>
        <w:rPr>
          <w:rFonts w:ascii="Arial" w:eastAsia="Arial" w:hAnsi="Arial" w:cs="Arial"/>
          <w:b/>
          <w:sz w:val="24"/>
          <w:szCs w:val="24"/>
        </w:rPr>
        <w:t>Gerenciamento de Acesso</w:t>
      </w:r>
      <w:r>
        <w:rPr>
          <w:rFonts w:ascii="Arial" w:eastAsia="Arial" w:hAnsi="Arial" w:cs="Arial"/>
          <w:sz w:val="24"/>
          <w:szCs w:val="24"/>
        </w:rPr>
        <w:t xml:space="preserve">: Processo responsável por permitir que os usuários façam uso do serviço, dados entre outros ativos de TI, ele ajuda a proteger a confidencialidade, a integridade e a disponibilidade de ativos através da garantia que apenas usuários autorizados sejam capazes de acessar. </w:t>
      </w:r>
    </w:p>
    <w:p w14:paraId="4E150452" w14:textId="77777777" w:rsidR="00DD6A51" w:rsidRDefault="00F372CC" w:rsidP="00A31D4E">
      <w:pPr>
        <w:pStyle w:val="Ttulo"/>
        <w:numPr>
          <w:ilvl w:val="0"/>
          <w:numId w:val="1"/>
        </w:numPr>
        <w:spacing w:before="240" w:line="360" w:lineRule="auto"/>
        <w:ind w:hanging="360"/>
        <w:jc w:val="both"/>
        <w:outlineLvl w:val="1"/>
        <w:rPr>
          <w:rFonts w:ascii="Arial" w:eastAsia="Arial" w:hAnsi="Arial" w:cs="Arial"/>
          <w:b/>
          <w:sz w:val="24"/>
          <w:szCs w:val="24"/>
        </w:rPr>
      </w:pPr>
      <w:bookmarkStart w:id="770" w:name="_2jxsxqh" w:colFirst="0" w:colLast="0"/>
      <w:bookmarkStart w:id="771" w:name="_Toc468623258"/>
      <w:bookmarkEnd w:id="770"/>
      <w:r>
        <w:rPr>
          <w:rFonts w:ascii="Arial" w:eastAsia="Arial" w:hAnsi="Arial" w:cs="Arial"/>
          <w:b/>
          <w:sz w:val="24"/>
          <w:szCs w:val="24"/>
        </w:rPr>
        <w:t>GitHub</w:t>
      </w:r>
      <w:bookmarkEnd w:id="771"/>
    </w:p>
    <w:p w14:paraId="175391F0" w14:textId="6BB9FFC8" w:rsidR="00DD6A51" w:rsidRDefault="00F372CC">
      <w:pPr>
        <w:spacing w:before="120" w:after="0" w:line="360" w:lineRule="auto"/>
        <w:ind w:firstLine="709"/>
        <w:jc w:val="both"/>
      </w:pPr>
      <w:r>
        <w:rPr>
          <w:rFonts w:ascii="Arial" w:eastAsia="Arial" w:hAnsi="Arial" w:cs="Arial"/>
          <w:sz w:val="24"/>
          <w:szCs w:val="24"/>
        </w:rPr>
        <w:t>O Git nasceu da necessidade de Linus Torvalds (pai do kernel Linux) fazer o controle de versão no desenvolvimento do kernel do Linux. Linus estava atrás de uma solução rápida e eficiente para controlar as alterações no seu projeto</w:t>
      </w:r>
      <w:del w:id="772" w:author="Bruno dos Santos Rodrigues" w:date="2016-12-03T17:37:00Z">
        <w:r w:rsidDel="0045601B">
          <w:rPr>
            <w:rFonts w:ascii="Arial" w:eastAsia="Arial" w:hAnsi="Arial" w:cs="Arial"/>
            <w:sz w:val="24"/>
            <w:szCs w:val="24"/>
          </w:rPr>
          <w:delText xml:space="preserve">, </w:delText>
        </w:r>
      </w:del>
      <w:ins w:id="773" w:author="Bruno dos Santos Rodrigues" w:date="2016-12-03T17:37:00Z">
        <w:r w:rsidR="0045601B">
          <w:rPr>
            <w:rFonts w:ascii="Arial" w:eastAsia="Arial" w:hAnsi="Arial" w:cs="Arial"/>
            <w:sz w:val="24"/>
            <w:szCs w:val="24"/>
          </w:rPr>
          <w:t xml:space="preserve">. </w:t>
        </w:r>
      </w:ins>
      <w:del w:id="774" w:author="Bruno dos Santos Rodrigues" w:date="2016-12-03T17:37:00Z">
        <w:r w:rsidDel="0045601B">
          <w:rPr>
            <w:rFonts w:ascii="Arial" w:eastAsia="Arial" w:hAnsi="Arial" w:cs="Arial"/>
            <w:sz w:val="24"/>
            <w:szCs w:val="24"/>
          </w:rPr>
          <w:delText>c</w:delText>
        </w:r>
      </w:del>
      <w:ins w:id="775" w:author="Bruno dos Santos Rodrigues" w:date="2016-12-03T17:37:00Z">
        <w:r w:rsidR="0045601B">
          <w:rPr>
            <w:rFonts w:ascii="Arial" w:eastAsia="Arial" w:hAnsi="Arial" w:cs="Arial"/>
            <w:sz w:val="24"/>
            <w:szCs w:val="24"/>
          </w:rPr>
          <w:t>C</w:t>
        </w:r>
      </w:ins>
      <w:r>
        <w:rPr>
          <w:rFonts w:ascii="Arial" w:eastAsia="Arial" w:hAnsi="Arial" w:cs="Arial"/>
          <w:sz w:val="24"/>
          <w:szCs w:val="24"/>
        </w:rPr>
        <w:t>om essa ferramenta ele conseguiu manter o trabalho sempre no mesmo diretório e com um eficiente controle de versões.</w:t>
      </w:r>
    </w:p>
    <w:p w14:paraId="7C1256FC" w14:textId="77777777" w:rsidR="00DD6A51" w:rsidRDefault="00F372CC">
      <w:pPr>
        <w:spacing w:before="120" w:after="0" w:line="360" w:lineRule="auto"/>
        <w:ind w:firstLine="709"/>
        <w:jc w:val="both"/>
      </w:pPr>
      <w:r>
        <w:rPr>
          <w:rFonts w:ascii="Arial" w:eastAsia="Arial" w:hAnsi="Arial" w:cs="Arial"/>
          <w:sz w:val="24"/>
          <w:szCs w:val="24"/>
        </w:rPr>
        <w:t xml:space="preserve">Em 2008 nasceu o GitHub, um sistema de repositório de projetos que utiliza o Git para o upload dos projetos e controle de versão, além da funcionalidade básica ele ainda conta com várias funcionalidades sociais, facilitando a comunicação entre usuários e desenvolvedores aumentando assim as chances de se obter um ambiente de desenvolvimento </w:t>
      </w:r>
      <w:r w:rsidR="00E247E7">
        <w:rPr>
          <w:rFonts w:ascii="Arial" w:eastAsia="Arial" w:hAnsi="Arial" w:cs="Arial"/>
          <w:sz w:val="24"/>
          <w:szCs w:val="24"/>
        </w:rPr>
        <w:t>colaborativo. (</w:t>
      </w:r>
      <w:del w:id="776" w:author="Bruno dos Santos Rodrigues" w:date="2016-12-03T17:38:00Z">
        <w:r w:rsidDel="0045601B">
          <w:rPr>
            <w:rFonts w:ascii="Arial" w:eastAsia="Arial" w:hAnsi="Arial" w:cs="Arial"/>
            <w:sz w:val="24"/>
            <w:szCs w:val="24"/>
          </w:rPr>
          <w:delText xml:space="preserve">FONTE: </w:delText>
        </w:r>
      </w:del>
      <w:r>
        <w:rPr>
          <w:rFonts w:ascii="Arial" w:eastAsia="Arial" w:hAnsi="Arial" w:cs="Arial"/>
          <w:sz w:val="24"/>
          <w:szCs w:val="24"/>
        </w:rPr>
        <w:t>POZZEBON, Rafaela)</w:t>
      </w:r>
    </w:p>
    <w:p w14:paraId="66A00797" w14:textId="77777777" w:rsidR="00DD6A51" w:rsidRDefault="00F372CC">
      <w:pPr>
        <w:spacing w:before="120" w:after="0" w:line="360" w:lineRule="auto"/>
        <w:ind w:firstLine="709"/>
        <w:jc w:val="both"/>
      </w:pPr>
      <w:r>
        <w:rPr>
          <w:rFonts w:ascii="Arial" w:eastAsia="Arial" w:hAnsi="Arial" w:cs="Arial"/>
          <w:sz w:val="24"/>
          <w:szCs w:val="24"/>
        </w:rPr>
        <w:lastRenderedPageBreak/>
        <w:t>Para manter as versões do sistema e os documentos relacionados atualizados entre os membros do time de desenvolvimento foi utilizado o GitHub com algumas ferramentas gratuitas para facilitar o sincronismo.</w:t>
      </w:r>
    </w:p>
    <w:p w14:paraId="24502A69" w14:textId="6EDF1698" w:rsidR="00DD6A51" w:rsidRDefault="00F372CC">
      <w:pPr>
        <w:spacing w:before="120" w:after="0" w:line="360" w:lineRule="auto"/>
        <w:ind w:firstLine="709"/>
        <w:jc w:val="both"/>
      </w:pPr>
      <w:r>
        <w:rPr>
          <w:rFonts w:ascii="Arial" w:eastAsia="Arial" w:hAnsi="Arial" w:cs="Arial"/>
          <w:sz w:val="24"/>
          <w:szCs w:val="24"/>
        </w:rPr>
        <w:t xml:space="preserve">Com o GitHub mantém-se o controle de cada alteração no código fonte, não há riscos de alguém da equipe de desenvolvimento </w:t>
      </w:r>
      <w:del w:id="777" w:author="Bruno dos Santos Rodrigues" w:date="2016-12-03T17:38:00Z">
        <w:r w:rsidDel="0045601B">
          <w:rPr>
            <w:rFonts w:ascii="Arial" w:eastAsia="Arial" w:hAnsi="Arial" w:cs="Arial"/>
            <w:sz w:val="24"/>
            <w:szCs w:val="24"/>
          </w:rPr>
          <w:delText xml:space="preserve">está </w:delText>
        </w:r>
      </w:del>
      <w:ins w:id="778" w:author="Bruno dos Santos Rodrigues" w:date="2016-12-03T17:38:00Z">
        <w:r w:rsidR="0045601B">
          <w:rPr>
            <w:rFonts w:ascii="Arial" w:eastAsia="Arial" w:hAnsi="Arial" w:cs="Arial"/>
            <w:sz w:val="24"/>
            <w:szCs w:val="24"/>
          </w:rPr>
          <w:t xml:space="preserve">estar </w:t>
        </w:r>
      </w:ins>
      <w:r>
        <w:rPr>
          <w:rFonts w:ascii="Arial" w:eastAsia="Arial" w:hAnsi="Arial" w:cs="Arial"/>
          <w:sz w:val="24"/>
          <w:szCs w:val="24"/>
        </w:rPr>
        <w:t>trabalhando com arquivos desatualizados e tira da equipe a preocupação de manter um repositório de arquivos para esse fim.</w:t>
      </w:r>
    </w:p>
    <w:p w14:paraId="3277CFF8" w14:textId="77777777" w:rsidR="00DD6A51" w:rsidRDefault="00F372CC">
      <w:pPr>
        <w:spacing w:before="120" w:after="0" w:line="360" w:lineRule="auto"/>
        <w:ind w:firstLine="709"/>
        <w:jc w:val="both"/>
      </w:pPr>
      <w:r>
        <w:rPr>
          <w:rFonts w:ascii="Arial" w:eastAsia="Arial" w:hAnsi="Arial" w:cs="Arial"/>
          <w:sz w:val="24"/>
          <w:szCs w:val="24"/>
        </w:rPr>
        <w:t>Se a equipe toda utilizar o GitHub corretamente o projeto se mantém mais controlado e a chance de um erro ocorrer por arquivos desatualizados vai ser muito baixa.</w:t>
      </w:r>
    </w:p>
    <w:p w14:paraId="39721E0F" w14:textId="77777777" w:rsidR="00DD6A51" w:rsidRDefault="00F372CC" w:rsidP="00A31D4E">
      <w:pPr>
        <w:pStyle w:val="Ttulo"/>
        <w:numPr>
          <w:ilvl w:val="0"/>
          <w:numId w:val="1"/>
        </w:numPr>
        <w:spacing w:before="480" w:line="360" w:lineRule="auto"/>
        <w:ind w:hanging="360"/>
        <w:jc w:val="both"/>
        <w:outlineLvl w:val="1"/>
        <w:rPr>
          <w:rFonts w:ascii="Arial" w:eastAsia="Arial" w:hAnsi="Arial" w:cs="Arial"/>
          <w:b/>
          <w:sz w:val="24"/>
          <w:szCs w:val="24"/>
        </w:rPr>
      </w:pPr>
      <w:bookmarkStart w:id="779" w:name="_z337ya" w:colFirst="0" w:colLast="0"/>
      <w:bookmarkStart w:id="780" w:name="_Toc468623259"/>
      <w:bookmarkEnd w:id="779"/>
      <w:r>
        <w:rPr>
          <w:rFonts w:ascii="Arial" w:eastAsia="Arial" w:hAnsi="Arial" w:cs="Arial"/>
          <w:b/>
          <w:sz w:val="24"/>
          <w:szCs w:val="24"/>
        </w:rPr>
        <w:t>Qt e Qt Creator</w:t>
      </w:r>
      <w:bookmarkEnd w:id="780"/>
    </w:p>
    <w:p w14:paraId="69F7EB6E" w14:textId="77777777" w:rsidR="00DD6A51" w:rsidRDefault="00F372CC">
      <w:pPr>
        <w:spacing w:before="120" w:after="0" w:line="360" w:lineRule="auto"/>
        <w:ind w:firstLine="709"/>
        <w:jc w:val="both"/>
      </w:pPr>
      <w:r>
        <w:rPr>
          <w:rFonts w:ascii="Arial" w:eastAsia="Arial" w:hAnsi="Arial" w:cs="Arial"/>
          <w:sz w:val="24"/>
          <w:szCs w:val="24"/>
        </w:rPr>
        <w:t>O Qt nasceu na Noruega em 1995 como uma interface gráfica unificada para Windows, UNIX e Mac, sendo escrita completamente em C/C++.</w:t>
      </w:r>
    </w:p>
    <w:p w14:paraId="670FCDD3" w14:textId="77777777" w:rsidR="00DD6A51" w:rsidRDefault="00F372CC">
      <w:pPr>
        <w:spacing w:before="120" w:after="0" w:line="360" w:lineRule="auto"/>
        <w:ind w:firstLine="709"/>
        <w:jc w:val="both"/>
      </w:pPr>
      <w:r>
        <w:rPr>
          <w:rFonts w:ascii="Arial" w:eastAsia="Arial" w:hAnsi="Arial" w:cs="Arial"/>
          <w:sz w:val="24"/>
          <w:szCs w:val="24"/>
        </w:rPr>
        <w:t>Pela sua facilidade no desenvolvimento de aplicações multiplataforma e pelo padrão visual bem simples ele foi escolhido como framework para interface gráfica deste projeto.</w:t>
      </w:r>
    </w:p>
    <w:p w14:paraId="645802F3" w14:textId="77777777" w:rsidR="00DD6A51" w:rsidRDefault="00F372CC">
      <w:pPr>
        <w:spacing w:before="120" w:after="0" w:line="360" w:lineRule="auto"/>
        <w:ind w:firstLine="709"/>
        <w:jc w:val="both"/>
      </w:pPr>
      <w:r>
        <w:rPr>
          <w:rFonts w:ascii="Arial" w:eastAsia="Arial" w:hAnsi="Arial" w:cs="Arial"/>
          <w:sz w:val="24"/>
          <w:szCs w:val="24"/>
        </w:rPr>
        <w:t>O Qt é totalmente modular, cada módulo adiciona métodos diferentes que podem ser utilizados para automatizar diversas tarefas relacionadas a interface gráfica e manipulação de dados.</w:t>
      </w:r>
    </w:p>
    <w:p w14:paraId="1F760251" w14:textId="77777777" w:rsidR="00DD6A51" w:rsidRDefault="00F372CC">
      <w:pPr>
        <w:spacing w:before="120" w:after="0" w:line="360" w:lineRule="auto"/>
        <w:ind w:firstLine="709"/>
        <w:jc w:val="both"/>
      </w:pPr>
      <w:r>
        <w:rPr>
          <w:rFonts w:ascii="Arial" w:eastAsia="Arial" w:hAnsi="Arial" w:cs="Arial"/>
          <w:sz w:val="24"/>
          <w:szCs w:val="24"/>
        </w:rPr>
        <w:t>Os próprios desenvolvedores do Qt disponibilizam uma IDE (ambiente de desenvolvimento) que tem todas as opções necessárias para configurar o ambiente Qt e compilar seu programa para as mais diversas plataformas.</w:t>
      </w:r>
    </w:p>
    <w:p w14:paraId="0D438F55" w14:textId="77777777" w:rsidR="00DD6A51" w:rsidRDefault="00F372CC">
      <w:pPr>
        <w:spacing w:before="120" w:after="0" w:line="360" w:lineRule="auto"/>
        <w:ind w:firstLine="709"/>
        <w:jc w:val="both"/>
      </w:pPr>
      <w:r>
        <w:rPr>
          <w:rFonts w:ascii="Arial" w:eastAsia="Arial" w:hAnsi="Arial" w:cs="Arial"/>
          <w:sz w:val="24"/>
          <w:szCs w:val="24"/>
        </w:rPr>
        <w:t>Também é possível editar cada um dos arquivos do projeto podendo assim adicionar novas funcionalidades a cada elemento gráfico e mesmo aplicar temas para alterar completamente o visual e a experiência do usuário de forma semelhante ao que o CSS faz pelo HTML.</w:t>
      </w:r>
    </w:p>
    <w:p w14:paraId="73DE624E" w14:textId="77777777" w:rsidR="00DD6A51" w:rsidRDefault="00F372CC">
      <w:pPr>
        <w:spacing w:before="120" w:after="0" w:line="360" w:lineRule="auto"/>
        <w:ind w:firstLine="709"/>
        <w:jc w:val="both"/>
      </w:pPr>
      <w:r>
        <w:rPr>
          <w:rFonts w:ascii="Arial" w:eastAsia="Arial" w:hAnsi="Arial" w:cs="Arial"/>
          <w:sz w:val="24"/>
          <w:szCs w:val="24"/>
        </w:rPr>
        <w:t xml:space="preserve">Quando se trabalha em Qt na verdade os arquivos fonte são arquivos de macro pré-configurados, quando um programa em Qt é compilado primeiramente o Qt roda um programa chamado </w:t>
      </w:r>
      <w:r>
        <w:rPr>
          <w:rFonts w:ascii="Arial" w:eastAsia="Arial" w:hAnsi="Arial" w:cs="Arial"/>
          <w:i/>
          <w:sz w:val="24"/>
          <w:szCs w:val="24"/>
        </w:rPr>
        <w:t>moc</w:t>
      </w:r>
      <w:r>
        <w:rPr>
          <w:rFonts w:ascii="Arial" w:eastAsia="Arial" w:hAnsi="Arial" w:cs="Arial"/>
          <w:sz w:val="24"/>
          <w:szCs w:val="24"/>
        </w:rPr>
        <w:t xml:space="preserve"> para converter esses macros em C++ </w:t>
      </w:r>
      <w:r>
        <w:rPr>
          <w:rFonts w:ascii="Arial" w:eastAsia="Arial" w:hAnsi="Arial" w:cs="Arial"/>
          <w:sz w:val="24"/>
          <w:szCs w:val="24"/>
        </w:rPr>
        <w:lastRenderedPageBreak/>
        <w:t>puro e incorporar ao código editado para só depois compilar o código completo em C++.</w:t>
      </w:r>
    </w:p>
    <w:p w14:paraId="356E2D8B" w14:textId="77777777" w:rsidR="00DD6A51" w:rsidRDefault="00F372CC">
      <w:pPr>
        <w:spacing w:before="120" w:after="0" w:line="360" w:lineRule="auto"/>
        <w:ind w:firstLine="709"/>
        <w:jc w:val="both"/>
      </w:pPr>
      <w:r>
        <w:rPr>
          <w:rFonts w:ascii="Arial" w:eastAsia="Arial" w:hAnsi="Arial" w:cs="Arial"/>
          <w:sz w:val="24"/>
          <w:szCs w:val="24"/>
        </w:rPr>
        <w:t>Abaixo é possível ver um exemplo de código QML que será interpretado pelo moc para gerar um código em C++:</w:t>
      </w:r>
    </w:p>
    <w:p w14:paraId="5ED5F3DA" w14:textId="77777777" w:rsidR="00DD6A51" w:rsidRDefault="00F372CC">
      <w:r>
        <w:rPr>
          <w:rFonts w:ascii="Courier New" w:eastAsia="Courier New" w:hAnsi="Courier New" w:cs="Courier New"/>
          <w:sz w:val="24"/>
          <w:szCs w:val="24"/>
        </w:rPr>
        <w:t>Button {</w:t>
      </w:r>
      <w:r>
        <w:rPr>
          <w:rFonts w:ascii="Courier New" w:eastAsia="Courier New" w:hAnsi="Courier New" w:cs="Courier New"/>
          <w:sz w:val="24"/>
          <w:szCs w:val="24"/>
        </w:rPr>
        <w:br/>
      </w:r>
      <w:r>
        <w:rPr>
          <w:rFonts w:ascii="Courier New" w:eastAsia="Courier New" w:hAnsi="Courier New" w:cs="Courier New"/>
          <w:sz w:val="24"/>
          <w:szCs w:val="24"/>
        </w:rPr>
        <w:tab/>
        <w:t>   text: qsTr("Hello World")</w:t>
      </w:r>
      <w:r>
        <w:rPr>
          <w:rFonts w:ascii="Courier New" w:eastAsia="Courier New" w:hAnsi="Courier New" w:cs="Courier New"/>
          <w:sz w:val="24"/>
          <w:szCs w:val="24"/>
        </w:rPr>
        <w:br/>
      </w:r>
      <w:r>
        <w:rPr>
          <w:rFonts w:ascii="Courier New" w:eastAsia="Courier New" w:hAnsi="Courier New" w:cs="Courier New"/>
          <w:sz w:val="24"/>
          <w:szCs w:val="24"/>
        </w:rPr>
        <w:tab/>
        <w:t>   style: ButtonStyle {</w:t>
      </w:r>
      <w:r>
        <w:rPr>
          <w:rFonts w:ascii="Courier New" w:eastAsia="Courier New" w:hAnsi="Courier New" w:cs="Courier New"/>
          <w:sz w:val="24"/>
          <w:szCs w:val="24"/>
        </w:rPr>
        <w:br/>
      </w:r>
      <w:r>
        <w:rPr>
          <w:rFonts w:ascii="Courier New" w:eastAsia="Courier New" w:hAnsi="Courier New" w:cs="Courier New"/>
          <w:sz w:val="24"/>
          <w:szCs w:val="24"/>
        </w:rPr>
        <w:tab/>
        <w:t>       background: Rectangle {</w:t>
      </w:r>
      <w:r>
        <w:rPr>
          <w:rFonts w:ascii="Courier New" w:eastAsia="Courier New" w:hAnsi="Courier New" w:cs="Courier New"/>
          <w:sz w:val="24"/>
          <w:szCs w:val="24"/>
        </w:rPr>
        <w:br/>
      </w:r>
      <w:r>
        <w:rPr>
          <w:rFonts w:ascii="Courier New" w:eastAsia="Courier New" w:hAnsi="Courier New" w:cs="Courier New"/>
          <w:sz w:val="24"/>
          <w:szCs w:val="24"/>
        </w:rPr>
        <w:tab/>
        <w:t>           implicitWidth: 100</w:t>
      </w:r>
      <w:r>
        <w:rPr>
          <w:rFonts w:ascii="Courier New" w:eastAsia="Courier New" w:hAnsi="Courier New" w:cs="Courier New"/>
          <w:sz w:val="24"/>
          <w:szCs w:val="24"/>
        </w:rPr>
        <w:br/>
      </w:r>
      <w:r>
        <w:rPr>
          <w:rFonts w:ascii="Courier New" w:eastAsia="Courier New" w:hAnsi="Courier New" w:cs="Courier New"/>
          <w:sz w:val="24"/>
          <w:szCs w:val="24"/>
        </w:rPr>
        <w:tab/>
        <w:t>           implicitHeight: 25</w:t>
      </w:r>
      <w:r>
        <w:rPr>
          <w:rFonts w:ascii="Courier New" w:eastAsia="Courier New" w:hAnsi="Courier New" w:cs="Courier New"/>
          <w:sz w:val="24"/>
          <w:szCs w:val="24"/>
        </w:rPr>
        <w:br/>
      </w:r>
      <w:r>
        <w:rPr>
          <w:rFonts w:ascii="Courier New" w:eastAsia="Courier New" w:hAnsi="Courier New" w:cs="Courier New"/>
          <w:sz w:val="24"/>
          <w:szCs w:val="24"/>
        </w:rPr>
        <w:tab/>
        <w:t>           border.width: control.activeFocus ? 2 : 1</w:t>
      </w:r>
      <w:r>
        <w:rPr>
          <w:rFonts w:ascii="Courier New" w:eastAsia="Courier New" w:hAnsi="Courier New" w:cs="Courier New"/>
          <w:sz w:val="24"/>
          <w:szCs w:val="24"/>
        </w:rPr>
        <w:br/>
      </w:r>
      <w:r>
        <w:rPr>
          <w:rFonts w:ascii="Courier New" w:eastAsia="Courier New" w:hAnsi="Courier New" w:cs="Courier New"/>
          <w:sz w:val="24"/>
          <w:szCs w:val="24"/>
        </w:rPr>
        <w:tab/>
        <w:t>           border.color: "#FFF"</w:t>
      </w:r>
      <w:r>
        <w:rPr>
          <w:rFonts w:ascii="Courier New" w:eastAsia="Courier New" w:hAnsi="Courier New" w:cs="Courier New"/>
          <w:sz w:val="24"/>
          <w:szCs w:val="24"/>
        </w:rPr>
        <w:br/>
      </w:r>
      <w:r>
        <w:rPr>
          <w:rFonts w:ascii="Courier New" w:eastAsia="Courier New" w:hAnsi="Courier New" w:cs="Courier New"/>
          <w:sz w:val="24"/>
          <w:szCs w:val="24"/>
        </w:rPr>
        <w:tab/>
        <w:t>           radius: 4</w:t>
      </w:r>
      <w:r>
        <w:rPr>
          <w:rFonts w:ascii="Courier New" w:eastAsia="Courier New" w:hAnsi="Courier New" w:cs="Courier New"/>
          <w:sz w:val="24"/>
          <w:szCs w:val="24"/>
        </w:rPr>
        <w:br/>
      </w:r>
      <w:r>
        <w:rPr>
          <w:rFonts w:ascii="Courier New" w:eastAsia="Courier New" w:hAnsi="Courier New" w:cs="Courier New"/>
          <w:sz w:val="24"/>
          <w:szCs w:val="24"/>
        </w:rPr>
        <w:tab/>
        <w:t>           gradient: Gradient {</w:t>
      </w:r>
      <w:r>
        <w:rPr>
          <w:rFonts w:ascii="Courier New" w:eastAsia="Courier New" w:hAnsi="Courier New" w:cs="Courier New"/>
          <w:sz w:val="24"/>
          <w:szCs w:val="24"/>
        </w:rPr>
        <w:br/>
      </w:r>
      <w:r>
        <w:rPr>
          <w:rFonts w:ascii="Courier New" w:eastAsia="Courier New" w:hAnsi="Courier New" w:cs="Courier New"/>
          <w:sz w:val="24"/>
          <w:szCs w:val="24"/>
        </w:rPr>
        <w:tab/>
        <w:t>               GradientStop { position: 0 ; color: control.pressed ? "#ccc" : "#fff" }</w:t>
      </w:r>
      <w:r>
        <w:rPr>
          <w:rFonts w:ascii="Courier New" w:eastAsia="Courier New" w:hAnsi="Courier New" w:cs="Courier New"/>
          <w:sz w:val="24"/>
          <w:szCs w:val="24"/>
        </w:rPr>
        <w:br/>
      </w:r>
      <w:r>
        <w:rPr>
          <w:rFonts w:ascii="Courier New" w:eastAsia="Courier New" w:hAnsi="Courier New" w:cs="Courier New"/>
          <w:sz w:val="24"/>
          <w:szCs w:val="24"/>
        </w:rPr>
        <w:tab/>
        <w:t>               GradientStop { position: 1 ; color: control.pressed ? "#000" : "#fff" }</w:t>
      </w:r>
      <w:r>
        <w:rPr>
          <w:rFonts w:ascii="Courier New" w:eastAsia="Courier New" w:hAnsi="Courier New" w:cs="Courier New"/>
          <w:sz w:val="24"/>
          <w:szCs w:val="24"/>
        </w:rPr>
        <w:br/>
      </w:r>
      <w:r>
        <w:rPr>
          <w:rFonts w:ascii="Courier New" w:eastAsia="Courier New" w:hAnsi="Courier New" w:cs="Courier New"/>
          <w:sz w:val="24"/>
          <w:szCs w:val="24"/>
        </w:rPr>
        <w:tab/>
        <w:t>           }</w:t>
      </w:r>
      <w:r>
        <w:rPr>
          <w:rFonts w:ascii="Courier New" w:eastAsia="Courier New" w:hAnsi="Courier New" w:cs="Courier New"/>
          <w:sz w:val="24"/>
          <w:szCs w:val="24"/>
        </w:rPr>
        <w:br/>
      </w:r>
      <w:r>
        <w:rPr>
          <w:rFonts w:ascii="Courier New" w:eastAsia="Courier New" w:hAnsi="Courier New" w:cs="Courier New"/>
          <w:sz w:val="24"/>
          <w:szCs w:val="24"/>
        </w:rPr>
        <w:tab/>
        <w:t>       }</w:t>
      </w:r>
      <w:r>
        <w:rPr>
          <w:rFonts w:ascii="Courier New" w:eastAsia="Courier New" w:hAnsi="Courier New" w:cs="Courier New"/>
          <w:sz w:val="24"/>
          <w:szCs w:val="24"/>
        </w:rPr>
        <w:br/>
      </w:r>
      <w:r>
        <w:rPr>
          <w:rFonts w:ascii="Courier New" w:eastAsia="Courier New" w:hAnsi="Courier New" w:cs="Courier New"/>
          <w:sz w:val="24"/>
          <w:szCs w:val="24"/>
        </w:rPr>
        <w:tab/>
        <w:t>  }</w:t>
      </w:r>
    </w:p>
    <w:p w14:paraId="50F8E18A" w14:textId="77777777" w:rsidR="00DD6A51" w:rsidRDefault="00F372CC">
      <w:pPr>
        <w:spacing w:before="120" w:after="0" w:line="360" w:lineRule="auto"/>
        <w:ind w:firstLine="709"/>
        <w:jc w:val="both"/>
      </w:pPr>
      <w:r>
        <w:rPr>
          <w:rFonts w:ascii="Arial" w:eastAsia="Arial" w:hAnsi="Arial" w:cs="Arial"/>
          <w:sz w:val="24"/>
          <w:szCs w:val="24"/>
        </w:rPr>
        <w:t>Alguns dos clientes mais famosos do Qt são:</w:t>
      </w:r>
    </w:p>
    <w:p w14:paraId="76F141D2" w14:textId="77777777" w:rsidR="00DD6A51" w:rsidRDefault="00F372CC">
      <w:pPr>
        <w:numPr>
          <w:ilvl w:val="0"/>
          <w:numId w:val="9"/>
        </w:numPr>
        <w:spacing w:before="120" w:after="0" w:line="360" w:lineRule="auto"/>
        <w:ind w:firstLine="709"/>
      </w:pPr>
      <w:r>
        <w:rPr>
          <w:rFonts w:ascii="Arial" w:eastAsia="Arial" w:hAnsi="Arial" w:cs="Arial"/>
          <w:sz w:val="24"/>
          <w:szCs w:val="24"/>
        </w:rPr>
        <w:t>Skype - Comunicador instantâneo oficial da Microsoft</w:t>
      </w:r>
    </w:p>
    <w:p w14:paraId="20771B90" w14:textId="77777777" w:rsidR="00DD6A51" w:rsidRDefault="00F372CC">
      <w:pPr>
        <w:numPr>
          <w:ilvl w:val="0"/>
          <w:numId w:val="9"/>
        </w:numPr>
        <w:spacing w:before="120" w:after="0" w:line="360" w:lineRule="auto"/>
        <w:ind w:firstLine="709"/>
      </w:pPr>
      <w:r>
        <w:rPr>
          <w:rFonts w:ascii="Arial" w:eastAsia="Arial" w:hAnsi="Arial" w:cs="Arial"/>
          <w:sz w:val="24"/>
          <w:szCs w:val="24"/>
        </w:rPr>
        <w:t>Google Earth - Aplicativo da Google</w:t>
      </w:r>
    </w:p>
    <w:p w14:paraId="146929F9" w14:textId="77777777" w:rsidR="00DD6A51" w:rsidRDefault="00F372CC">
      <w:pPr>
        <w:numPr>
          <w:ilvl w:val="0"/>
          <w:numId w:val="9"/>
        </w:numPr>
        <w:spacing w:before="120" w:after="0" w:line="360" w:lineRule="auto"/>
        <w:ind w:firstLine="709"/>
      </w:pPr>
      <w:r>
        <w:rPr>
          <w:rFonts w:ascii="Arial" w:eastAsia="Arial" w:hAnsi="Arial" w:cs="Arial"/>
          <w:sz w:val="24"/>
          <w:szCs w:val="24"/>
        </w:rPr>
        <w:t>VLC - Reprodutor de mídias</w:t>
      </w:r>
    </w:p>
    <w:p w14:paraId="217BF3F3" w14:textId="77777777" w:rsidR="00DD6A51" w:rsidRDefault="00F372CC">
      <w:pPr>
        <w:spacing w:before="120" w:after="0" w:line="360" w:lineRule="auto"/>
        <w:ind w:firstLine="709"/>
        <w:jc w:val="both"/>
      </w:pPr>
      <w:r>
        <w:rPr>
          <w:rFonts w:ascii="Arial" w:eastAsia="Arial" w:hAnsi="Arial" w:cs="Arial"/>
          <w:sz w:val="24"/>
          <w:szCs w:val="24"/>
        </w:rPr>
        <w:tab/>
        <w:t>Como visto o Qt é um framework largamente utilizado e que foi escolhido para ser a framework visual do projeto pela facilidade no desenvolvimento e a característica multiplataforma (codifique uma vez, compile em qualquer lugar).</w:t>
      </w:r>
    </w:p>
    <w:p w14:paraId="2B4A777D" w14:textId="77777777" w:rsidR="00DD6A51" w:rsidRDefault="00F372CC" w:rsidP="00A31D4E">
      <w:pPr>
        <w:pStyle w:val="Ttulo"/>
        <w:numPr>
          <w:ilvl w:val="0"/>
          <w:numId w:val="1"/>
        </w:numPr>
        <w:spacing w:before="480" w:line="360" w:lineRule="auto"/>
        <w:ind w:hanging="360"/>
        <w:jc w:val="both"/>
        <w:outlineLvl w:val="1"/>
        <w:rPr>
          <w:rFonts w:ascii="Arial" w:eastAsia="Arial" w:hAnsi="Arial" w:cs="Arial"/>
          <w:b/>
          <w:sz w:val="24"/>
          <w:szCs w:val="24"/>
        </w:rPr>
      </w:pPr>
      <w:bookmarkStart w:id="781" w:name="_3j2qqm3" w:colFirst="0" w:colLast="0"/>
      <w:bookmarkStart w:id="782" w:name="_Toc468623260"/>
      <w:bookmarkEnd w:id="781"/>
      <w:r>
        <w:rPr>
          <w:rFonts w:ascii="Arial" w:eastAsia="Arial" w:hAnsi="Arial" w:cs="Arial"/>
          <w:b/>
          <w:sz w:val="24"/>
          <w:szCs w:val="24"/>
        </w:rPr>
        <w:t>C++</w:t>
      </w:r>
      <w:bookmarkEnd w:id="782"/>
    </w:p>
    <w:p w14:paraId="62D6B174" w14:textId="77777777" w:rsidR="00DD6A51" w:rsidRDefault="00F372CC">
      <w:pPr>
        <w:spacing w:before="120" w:after="0" w:line="360" w:lineRule="auto"/>
      </w:pPr>
      <w:r>
        <w:rPr>
          <w:rFonts w:ascii="Arial" w:eastAsia="Arial" w:hAnsi="Arial" w:cs="Arial"/>
          <w:sz w:val="24"/>
          <w:szCs w:val="24"/>
        </w:rPr>
        <w:tab/>
        <w:t>Segundo Patrícia Feliciano, a linguagem C originou-se da linguagem B nos laboratórios da AT&amp;T entre 1969 e 1973. Ainda segundo Patrícia, boa parte dos sistemas operacionais mais atuais ainda são escritos em C.</w:t>
      </w:r>
    </w:p>
    <w:p w14:paraId="61628E13" w14:textId="77777777" w:rsidR="00DD6A51" w:rsidRDefault="00F372CC">
      <w:pPr>
        <w:spacing w:before="120" w:after="0" w:line="360" w:lineRule="auto"/>
        <w:ind w:firstLine="709"/>
        <w:jc w:val="both"/>
      </w:pPr>
      <w:r>
        <w:rPr>
          <w:rFonts w:ascii="Arial" w:eastAsia="Arial" w:hAnsi="Arial" w:cs="Arial"/>
          <w:sz w:val="24"/>
          <w:szCs w:val="24"/>
        </w:rPr>
        <w:t xml:space="preserve">O C evoluiu naturalmente para o C++, acrescentando principalmente a orientação a objetos. Os mantenedores dessa linguagem se comprometeram a </w:t>
      </w:r>
      <w:r>
        <w:rPr>
          <w:rFonts w:ascii="Arial" w:eastAsia="Arial" w:hAnsi="Arial" w:cs="Arial"/>
          <w:sz w:val="24"/>
          <w:szCs w:val="24"/>
        </w:rPr>
        <w:lastRenderedPageBreak/>
        <w:t>atualizar a linguagem C++ a cada 3 anos, sendo assim ela nunca ficará desatualizada.</w:t>
      </w:r>
    </w:p>
    <w:p w14:paraId="1CF14E10" w14:textId="77777777" w:rsidR="00DD6A51" w:rsidRDefault="00F372CC">
      <w:pPr>
        <w:spacing w:before="120" w:after="0" w:line="360" w:lineRule="auto"/>
        <w:ind w:firstLine="709"/>
        <w:jc w:val="both"/>
      </w:pPr>
      <w:r>
        <w:rPr>
          <w:rFonts w:ascii="Arial" w:eastAsia="Arial" w:hAnsi="Arial" w:cs="Arial"/>
          <w:sz w:val="24"/>
          <w:szCs w:val="24"/>
        </w:rPr>
        <w:t>As grandes vantagens do C/C++:</w:t>
      </w:r>
    </w:p>
    <w:p w14:paraId="704C8983" w14:textId="77777777" w:rsidR="00DD6A51" w:rsidRDefault="00F372CC">
      <w:pPr>
        <w:numPr>
          <w:ilvl w:val="0"/>
          <w:numId w:val="10"/>
        </w:numPr>
        <w:spacing w:before="120" w:after="0" w:line="360" w:lineRule="auto"/>
        <w:ind w:firstLine="709"/>
      </w:pPr>
      <w:r>
        <w:rPr>
          <w:rFonts w:ascii="Arial" w:eastAsia="Arial" w:hAnsi="Arial" w:cs="Arial"/>
          <w:sz w:val="24"/>
          <w:szCs w:val="24"/>
        </w:rPr>
        <w:t>Alcança níveis de otimização diferentes em tempo de compilação;</w:t>
      </w:r>
    </w:p>
    <w:p w14:paraId="43444E4A" w14:textId="77777777" w:rsidR="00DD6A51" w:rsidRDefault="00F372CC">
      <w:pPr>
        <w:numPr>
          <w:ilvl w:val="0"/>
          <w:numId w:val="10"/>
        </w:numPr>
        <w:spacing w:before="120" w:after="0" w:line="360" w:lineRule="auto"/>
        <w:ind w:firstLine="709"/>
      </w:pPr>
      <w:r>
        <w:rPr>
          <w:rFonts w:ascii="Arial" w:eastAsia="Arial" w:hAnsi="Arial" w:cs="Arial"/>
          <w:sz w:val="24"/>
          <w:szCs w:val="24"/>
        </w:rPr>
        <w:t>Pode ser usado para as principais plataformas existentes (Windows, UNIX e Mac);</w:t>
      </w:r>
    </w:p>
    <w:p w14:paraId="2E7C55B5" w14:textId="77777777" w:rsidR="00DD6A51" w:rsidRDefault="00F372CC">
      <w:pPr>
        <w:numPr>
          <w:ilvl w:val="0"/>
          <w:numId w:val="10"/>
        </w:numPr>
        <w:spacing w:before="120" w:after="0" w:line="360" w:lineRule="auto"/>
        <w:ind w:firstLine="709"/>
      </w:pPr>
      <w:r>
        <w:rPr>
          <w:rFonts w:ascii="Arial" w:eastAsia="Arial" w:hAnsi="Arial" w:cs="Arial"/>
          <w:sz w:val="24"/>
          <w:szCs w:val="24"/>
        </w:rPr>
        <w:t>Faz parte do kernel da maioria dos sistemas operacionais existentes (devido ao alto desempenho e compatibilidade);</w:t>
      </w:r>
    </w:p>
    <w:p w14:paraId="72F0DF03" w14:textId="77777777" w:rsidR="00DD6A51" w:rsidRDefault="00F372CC">
      <w:pPr>
        <w:numPr>
          <w:ilvl w:val="0"/>
          <w:numId w:val="10"/>
        </w:numPr>
        <w:spacing w:before="120" w:after="0" w:line="360" w:lineRule="auto"/>
        <w:ind w:firstLine="709"/>
      </w:pPr>
      <w:r>
        <w:rPr>
          <w:rFonts w:ascii="Arial" w:eastAsia="Arial" w:hAnsi="Arial" w:cs="Arial"/>
          <w:sz w:val="24"/>
          <w:szCs w:val="24"/>
        </w:rPr>
        <w:t>Grande gama de frameworks que facilitam o trabalho do programados sem perder desempenho.</w:t>
      </w:r>
    </w:p>
    <w:p w14:paraId="1DA86343" w14:textId="77777777" w:rsidR="00DD6A51" w:rsidRDefault="00F372CC">
      <w:pPr>
        <w:spacing w:before="120" w:after="0" w:line="360" w:lineRule="auto"/>
        <w:ind w:firstLine="709"/>
        <w:jc w:val="both"/>
      </w:pPr>
      <w:r>
        <w:rPr>
          <w:rFonts w:ascii="Arial" w:eastAsia="Arial" w:hAnsi="Arial" w:cs="Arial"/>
          <w:sz w:val="24"/>
          <w:szCs w:val="24"/>
        </w:rPr>
        <w:tab/>
        <w:t>Muitas vezes quando se fala em C++ usa-se o termo C/C++, já que na verdade não existe uma separação real entre as duas linguagens e grande parte do código escrito em C++ é idêntico ao código em C, em outros lugares também é dito que C++ é C orientado a objeto.</w:t>
      </w:r>
    </w:p>
    <w:p w14:paraId="5FF4CDD7" w14:textId="77777777" w:rsidR="00DD6A51" w:rsidRDefault="00F372CC" w:rsidP="00A31D4E">
      <w:pPr>
        <w:pStyle w:val="Ttulo"/>
        <w:numPr>
          <w:ilvl w:val="0"/>
          <w:numId w:val="1"/>
        </w:numPr>
        <w:spacing w:before="480" w:line="360" w:lineRule="auto"/>
        <w:ind w:hanging="360"/>
        <w:jc w:val="both"/>
        <w:outlineLvl w:val="1"/>
        <w:rPr>
          <w:rFonts w:ascii="Arial" w:eastAsia="Arial" w:hAnsi="Arial" w:cs="Arial"/>
          <w:b/>
          <w:sz w:val="24"/>
          <w:szCs w:val="24"/>
        </w:rPr>
      </w:pPr>
      <w:bookmarkStart w:id="783" w:name="_1y810tw" w:colFirst="0" w:colLast="0"/>
      <w:bookmarkStart w:id="784" w:name="_Toc468623261"/>
      <w:bookmarkEnd w:id="783"/>
      <w:r>
        <w:rPr>
          <w:rFonts w:ascii="Arial" w:eastAsia="Arial" w:hAnsi="Arial" w:cs="Arial"/>
          <w:b/>
          <w:sz w:val="24"/>
          <w:szCs w:val="24"/>
        </w:rPr>
        <w:t>PostgreSQL</w:t>
      </w:r>
      <w:bookmarkEnd w:id="784"/>
    </w:p>
    <w:p w14:paraId="4D899C67" w14:textId="77777777" w:rsidR="00DD6A51" w:rsidRDefault="00F372CC">
      <w:pPr>
        <w:spacing w:before="120" w:after="0" w:line="360" w:lineRule="auto"/>
        <w:jc w:val="both"/>
      </w:pPr>
      <w:r>
        <w:rPr>
          <w:rFonts w:ascii="Arial" w:eastAsia="Arial" w:hAnsi="Arial" w:cs="Arial"/>
          <w:sz w:val="24"/>
          <w:szCs w:val="24"/>
        </w:rPr>
        <w:tab/>
        <w:t>O PostgreSQL nasceu em 1986 na Universidade de Berkeley sob o nome de POSTGRES sob encomenda do Departamento de Defesa dos Estados Unidos, ele é o um SGDB (Sistema de Gerenciamento de Banco de Dados) desenvolvido para ser robusto, rápido e confiável, além de ser em código-aberto.</w:t>
      </w:r>
    </w:p>
    <w:p w14:paraId="3341F974" w14:textId="77777777" w:rsidR="00DD6A51" w:rsidRDefault="00F372CC">
      <w:pPr>
        <w:spacing w:before="120" w:after="0" w:line="360" w:lineRule="auto"/>
        <w:ind w:firstLine="709"/>
        <w:jc w:val="both"/>
      </w:pPr>
      <w:r>
        <w:rPr>
          <w:rFonts w:ascii="Arial" w:eastAsia="Arial" w:hAnsi="Arial" w:cs="Arial"/>
          <w:sz w:val="24"/>
          <w:szCs w:val="24"/>
        </w:rPr>
        <w:t>Entre 1986 e 1995 o código foi melhorado principalmente na questão de confiabilidade e em 1995 o código foi completamente reescrito com redução em 25% do tamanho do código-fonte e rebatizado como Postgre95.</w:t>
      </w:r>
    </w:p>
    <w:p w14:paraId="050BAF69" w14:textId="77777777" w:rsidR="00DD6A51" w:rsidRDefault="00F372CC">
      <w:pPr>
        <w:spacing w:before="120" w:after="0" w:line="360" w:lineRule="auto"/>
        <w:ind w:firstLine="709"/>
        <w:jc w:val="both"/>
      </w:pPr>
      <w:r>
        <w:rPr>
          <w:rFonts w:ascii="Arial" w:eastAsia="Arial" w:hAnsi="Arial" w:cs="Arial"/>
          <w:sz w:val="24"/>
          <w:szCs w:val="24"/>
        </w:rPr>
        <w:t xml:space="preserve">Em 1996 foi novamente rebatizado de PostgreSQL já que usava a linguagem SQL como interface padrão. </w:t>
      </w:r>
    </w:p>
    <w:p w14:paraId="2C550193" w14:textId="77777777" w:rsidR="00DD6A51" w:rsidRDefault="00F372CC">
      <w:pPr>
        <w:spacing w:before="120" w:after="0" w:line="360" w:lineRule="auto"/>
        <w:ind w:firstLine="709"/>
        <w:jc w:val="both"/>
      </w:pPr>
      <w:r>
        <w:rPr>
          <w:rFonts w:ascii="Arial" w:eastAsia="Arial" w:hAnsi="Arial" w:cs="Arial"/>
          <w:sz w:val="24"/>
          <w:szCs w:val="24"/>
        </w:rPr>
        <w:t>Hoje o PostgreSQL aceita praticamente tudo que a linguagem SQL propõe e a prova de sua robustez é que os limites hoje que ele aceita são:</w:t>
      </w:r>
    </w:p>
    <w:p w14:paraId="542A213E"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Tamanho máximo do banco de dados: Ilimitado</w:t>
      </w:r>
    </w:p>
    <w:p w14:paraId="6F4A343E"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lastRenderedPageBreak/>
        <w:t>Tamanho máximo da tabela: 32 TB</w:t>
      </w:r>
    </w:p>
    <w:p w14:paraId="0CC31DDF"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Tamanho máximo da linha:  1.6 TB</w:t>
      </w:r>
    </w:p>
    <w:p w14:paraId="345DA47E"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Tamanho máximo do campo: 1 GB</w:t>
      </w:r>
    </w:p>
    <w:p w14:paraId="077C3D42"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Número máximo de colunas por tabela: Ilimitado</w:t>
      </w:r>
    </w:p>
    <w:p w14:paraId="4446CB64"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Máximo de colunas por tabela: 250 a 1600 dependendo do tipo da coluna</w:t>
      </w:r>
    </w:p>
    <w:p w14:paraId="6AF5A0EE"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Máximo de índices por tabela: Ilimitado</w:t>
      </w:r>
    </w:p>
    <w:p w14:paraId="6C2BAFFD" w14:textId="77777777" w:rsidR="00DD6A51" w:rsidRDefault="00F372CC" w:rsidP="00A31D4E">
      <w:pPr>
        <w:pStyle w:val="Ttulo"/>
        <w:numPr>
          <w:ilvl w:val="0"/>
          <w:numId w:val="1"/>
        </w:numPr>
        <w:spacing w:before="480" w:line="360" w:lineRule="auto"/>
        <w:ind w:hanging="360"/>
        <w:jc w:val="both"/>
        <w:outlineLvl w:val="1"/>
        <w:rPr>
          <w:rFonts w:ascii="Arial" w:eastAsia="Arial" w:hAnsi="Arial" w:cs="Arial"/>
          <w:b/>
          <w:sz w:val="24"/>
          <w:szCs w:val="24"/>
        </w:rPr>
      </w:pPr>
      <w:bookmarkStart w:id="785" w:name="_4i7ojhp" w:colFirst="0" w:colLast="0"/>
      <w:bookmarkStart w:id="786" w:name="_Toc468623262"/>
      <w:bookmarkEnd w:id="785"/>
      <w:r>
        <w:rPr>
          <w:rFonts w:ascii="Arial" w:eastAsia="Arial" w:hAnsi="Arial" w:cs="Arial"/>
          <w:b/>
          <w:sz w:val="24"/>
          <w:szCs w:val="24"/>
        </w:rPr>
        <w:t>Comparação entre Web e Desktop</w:t>
      </w:r>
      <w:bookmarkEnd w:id="786"/>
    </w:p>
    <w:p w14:paraId="630B5B8B" w14:textId="77777777" w:rsidR="00DD6A51" w:rsidRDefault="00DD6A51">
      <w:pPr>
        <w:spacing w:before="120" w:after="0" w:line="360" w:lineRule="auto"/>
        <w:ind w:firstLine="709"/>
        <w:jc w:val="both"/>
      </w:pPr>
    </w:p>
    <w:p w14:paraId="45C3CD38" w14:textId="77777777" w:rsidR="00DD6A51" w:rsidRDefault="00F372CC">
      <w:pPr>
        <w:spacing w:before="120" w:after="0" w:line="360" w:lineRule="auto"/>
        <w:ind w:firstLine="709"/>
        <w:jc w:val="both"/>
      </w:pPr>
      <w:r>
        <w:rPr>
          <w:rFonts w:ascii="Arial" w:eastAsia="Arial" w:hAnsi="Arial" w:cs="Arial"/>
          <w:sz w:val="24"/>
          <w:szCs w:val="24"/>
        </w:rPr>
        <w:t>Segundo Barbosa (2007), seguem algumas características de aplicações web e aplicações desktop:</w:t>
      </w:r>
    </w:p>
    <w:p w14:paraId="03A4C280" w14:textId="77777777" w:rsidR="00DD6A51" w:rsidRDefault="00F372CC">
      <w:pPr>
        <w:spacing w:before="120" w:after="0" w:line="360" w:lineRule="auto"/>
        <w:ind w:firstLine="709"/>
        <w:jc w:val="both"/>
      </w:pPr>
      <w:r>
        <w:rPr>
          <w:rFonts w:ascii="Arial" w:eastAsia="Arial" w:hAnsi="Arial" w:cs="Arial"/>
          <w:sz w:val="24"/>
          <w:szCs w:val="24"/>
        </w:rPr>
        <w:t xml:space="preserve">Algumas vantagens das aplicações Web são: </w:t>
      </w:r>
    </w:p>
    <w:p w14:paraId="62C66437"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Interface HTML reconhecida por uma grande gama de usuários já acostumados com o funcionamento dos navegadores. </w:t>
      </w:r>
    </w:p>
    <w:p w14:paraId="6FFF8944"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Desenvolvimento, manutenção e atualização centralizada da aplicação. Não é necessário instalar a aplicação em diversos equipamentos diferentes. Basta colocá-lo no servidor para que os usuários a </w:t>
      </w:r>
      <w:r w:rsidR="00E247E7">
        <w:rPr>
          <w:rFonts w:ascii="Arial" w:eastAsia="Arial" w:hAnsi="Arial" w:cs="Arial"/>
          <w:sz w:val="24"/>
          <w:szCs w:val="24"/>
        </w:rPr>
        <w:t>acessem.</w:t>
      </w:r>
      <w:r>
        <w:rPr>
          <w:rFonts w:ascii="Arial" w:eastAsia="Arial" w:hAnsi="Arial" w:cs="Arial"/>
          <w:sz w:val="24"/>
          <w:szCs w:val="24"/>
        </w:rPr>
        <w:t xml:space="preserve"> </w:t>
      </w:r>
    </w:p>
    <w:p w14:paraId="3941D623"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exportação de dados entre usuários remotos usando o protocolo HTTP é muito mais fácil do que em aplicações desktop. </w:t>
      </w:r>
    </w:p>
    <w:p w14:paraId="2DC0CDDD"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Escalabilidade no processamento. Se houver necessidade de aumentar o poder de processamento, basta fazer isto no servidor. </w:t>
      </w:r>
    </w:p>
    <w:p w14:paraId="58A66642" w14:textId="77777777" w:rsidR="00DD6A51" w:rsidRDefault="00F372CC">
      <w:pPr>
        <w:spacing w:before="120" w:after="0" w:line="360" w:lineRule="auto"/>
        <w:ind w:firstLine="709"/>
        <w:jc w:val="both"/>
      </w:pPr>
      <w:r>
        <w:rPr>
          <w:rFonts w:ascii="Arial" w:eastAsia="Arial" w:hAnsi="Arial" w:cs="Arial"/>
          <w:sz w:val="24"/>
          <w:szCs w:val="24"/>
        </w:rPr>
        <w:t>Desvantagens de aplicações Web:</w:t>
      </w:r>
    </w:p>
    <w:p w14:paraId="02ADDD0E"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interface HTML pode ser um problema, pois não há uma padronização entre os diversos navegadores e sua aplicação poderia ser exibida de uma maneira diferente dependendo do navegador. </w:t>
      </w:r>
    </w:p>
    <w:p w14:paraId="630604DA"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lastRenderedPageBreak/>
        <w:t>A entrada de uma grande massa de dados é prejudicada na interface HTML,</w:t>
      </w:r>
      <w:r w:rsidR="00E247E7">
        <w:rPr>
          <w:rFonts w:ascii="Arial" w:eastAsia="Arial" w:hAnsi="Arial" w:cs="Arial"/>
          <w:sz w:val="24"/>
          <w:szCs w:val="24"/>
        </w:rPr>
        <w:t xml:space="preserve"> </w:t>
      </w:r>
      <w:r>
        <w:rPr>
          <w:rFonts w:ascii="Arial" w:eastAsia="Arial" w:hAnsi="Arial" w:cs="Arial"/>
          <w:sz w:val="24"/>
          <w:szCs w:val="24"/>
        </w:rPr>
        <w:t xml:space="preserve">pois não existe uma maneira padrão de criar máscaras de entrada de dados. </w:t>
      </w:r>
    </w:p>
    <w:p w14:paraId="78F503D3"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interface HTML não é rica em controles gráficos e peca no quesito posicionamento. O visual da aplicação pode não ficar tão elegante como você imagina. </w:t>
      </w:r>
    </w:p>
    <w:p w14:paraId="6AA0A452"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integração com outros componentes não é tão fácil com HTML. </w:t>
      </w:r>
    </w:p>
    <w:p w14:paraId="2FCCC292" w14:textId="77777777" w:rsidR="00DD6A51" w:rsidRDefault="00F372CC">
      <w:pPr>
        <w:spacing w:before="120" w:after="0" w:line="360" w:lineRule="auto"/>
        <w:ind w:firstLine="709"/>
        <w:jc w:val="both"/>
      </w:pPr>
      <w:r>
        <w:rPr>
          <w:rFonts w:ascii="Arial" w:eastAsia="Arial" w:hAnsi="Arial" w:cs="Arial"/>
          <w:sz w:val="24"/>
          <w:szCs w:val="24"/>
        </w:rPr>
        <w:t xml:space="preserve">Algumas vantagens encontradas nas aplicações Desktop:  </w:t>
      </w:r>
    </w:p>
    <w:p w14:paraId="5D511A47"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Uma rica variedade de controles para interface com o usuário. </w:t>
      </w:r>
    </w:p>
    <w:p w14:paraId="0B69FB53"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Um total controle sobre o posicionamento dos controles na aplicação. </w:t>
      </w:r>
    </w:p>
    <w:p w14:paraId="7BDB5758"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O desempenho da interface gráfica é melhor em uma aplicação desktop, já que usa processamento local. </w:t>
      </w:r>
    </w:p>
    <w:p w14:paraId="28B2D404"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interface tem suporte a vários dispositivos de entrada. </w:t>
      </w:r>
    </w:p>
    <w:p w14:paraId="6F7C5978" w14:textId="77777777" w:rsidR="00DD6A51" w:rsidRDefault="00F372CC">
      <w:pPr>
        <w:spacing w:before="120" w:after="0" w:line="360" w:lineRule="auto"/>
        <w:ind w:left="720"/>
        <w:jc w:val="both"/>
        <w:pPrChange w:id="787" w:author="Bruno dos Santos Rodrigues" w:date="2016-12-03T17:41:00Z">
          <w:pPr>
            <w:numPr>
              <w:numId w:val="12"/>
            </w:numPr>
            <w:spacing w:before="120" w:after="0" w:line="360" w:lineRule="auto"/>
            <w:ind w:left="720" w:firstLine="709"/>
            <w:jc w:val="both"/>
          </w:pPr>
        </w:pPrChange>
      </w:pPr>
      <w:r>
        <w:rPr>
          <w:rFonts w:ascii="Arial" w:eastAsia="Arial" w:hAnsi="Arial" w:cs="Arial"/>
          <w:sz w:val="24"/>
          <w:szCs w:val="24"/>
        </w:rPr>
        <w:t xml:space="preserve">Desvantagens das aplicações Desktop: </w:t>
      </w:r>
    </w:p>
    <w:p w14:paraId="10813D65"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Uma interface gráfica muito carregada deixa a aplicação mais pesada. </w:t>
      </w:r>
    </w:p>
    <w:p w14:paraId="491CF547"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integração com usuários remotos é mais difícil. </w:t>
      </w:r>
    </w:p>
    <w:p w14:paraId="76FA775C"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distribuição da aplicação é crítica. A aplicação tem de ser instalada na máquina de todos os usuários, que podem ter diferentes tipos de sistemas operacionais. </w:t>
      </w:r>
    </w:p>
    <w:p w14:paraId="01C20B12"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A manutenção e atualização da aplicação requerem um esforço extra.</w:t>
      </w:r>
    </w:p>
    <w:p w14:paraId="0C2F74C1" w14:textId="77777777" w:rsidR="00DD6A51" w:rsidRDefault="00F372CC">
      <w:pPr>
        <w:spacing w:before="120" w:after="0" w:line="360" w:lineRule="auto"/>
        <w:ind w:firstLine="709"/>
        <w:jc w:val="both"/>
      </w:pPr>
      <w:r>
        <w:rPr>
          <w:rFonts w:ascii="Arial" w:eastAsia="Arial" w:hAnsi="Arial" w:cs="Arial"/>
          <w:sz w:val="24"/>
          <w:szCs w:val="24"/>
        </w:rPr>
        <w:t>Tendo em vista tudo que foi levantado por Barbosa podemos destacar das aplicações desktop a interface mais rápida, mais rica tanto na questão visual quanto no posicionamento dos controles.</w:t>
      </w:r>
    </w:p>
    <w:p w14:paraId="139EC0F9" w14:textId="77777777" w:rsidR="00DD6A51" w:rsidRDefault="00F372CC">
      <w:pPr>
        <w:spacing w:before="120" w:after="0" w:line="360" w:lineRule="auto"/>
        <w:ind w:firstLine="709"/>
        <w:jc w:val="both"/>
      </w:pPr>
      <w:r>
        <w:rPr>
          <w:rFonts w:ascii="Arial" w:eastAsia="Arial" w:hAnsi="Arial" w:cs="Arial"/>
          <w:sz w:val="24"/>
          <w:szCs w:val="24"/>
        </w:rPr>
        <w:lastRenderedPageBreak/>
        <w:t>No caso das desvantagens podemos ainda aproveitar algumas delas, por exemplo, na atualização, como não teremos que parar todas as estações para atualizar o servidor, as estações serão de forma controlada atualizadas uma a uma sem grande impacto na operação do sistema.</w:t>
      </w:r>
    </w:p>
    <w:p w14:paraId="4C5DC50C" w14:textId="579A5051" w:rsidR="00DD6A51" w:rsidRDefault="00F372CC">
      <w:pPr>
        <w:spacing w:before="120" w:after="0" w:line="360" w:lineRule="auto"/>
        <w:ind w:firstLine="709"/>
        <w:jc w:val="both"/>
      </w:pPr>
      <w:r>
        <w:rPr>
          <w:rFonts w:ascii="Arial" w:eastAsia="Arial" w:hAnsi="Arial" w:cs="Arial"/>
          <w:sz w:val="24"/>
          <w:szCs w:val="24"/>
        </w:rPr>
        <w:t xml:space="preserve">Com certeza existem dois desafios facilmente superados nas aplicações web que </w:t>
      </w:r>
      <w:r w:rsidR="000E691B">
        <w:rPr>
          <w:rFonts w:ascii="Arial" w:eastAsia="Arial" w:hAnsi="Arial" w:cs="Arial"/>
          <w:sz w:val="24"/>
          <w:szCs w:val="24"/>
        </w:rPr>
        <w:t>no desktop</w:t>
      </w:r>
      <w:r>
        <w:rPr>
          <w:rFonts w:ascii="Arial" w:eastAsia="Arial" w:hAnsi="Arial" w:cs="Arial"/>
          <w:sz w:val="24"/>
          <w:szCs w:val="24"/>
        </w:rPr>
        <w:t xml:space="preserve"> ainda são muito difíceis, integração de dados entre usuários remotos e escalabilidade no processamento.</w:t>
      </w:r>
    </w:p>
    <w:p w14:paraId="445D3B95" w14:textId="77777777" w:rsidR="00DD6A51" w:rsidRDefault="00F372CC">
      <w:pPr>
        <w:spacing w:before="120" w:after="0" w:line="360" w:lineRule="auto"/>
        <w:ind w:firstLine="709"/>
        <w:jc w:val="both"/>
      </w:pPr>
      <w:r>
        <w:rPr>
          <w:rFonts w:ascii="Arial" w:eastAsia="Arial" w:hAnsi="Arial" w:cs="Arial"/>
          <w:sz w:val="24"/>
          <w:szCs w:val="24"/>
        </w:rPr>
        <w:t>Mesmo com esses dois grandes desafios ainda sim, a agilidade na resposta da interface, sua riqueza e a diminuição do impacto nas janelas de manutenção do sistema para a operação pesam a favor das aplicações desktop.</w:t>
      </w:r>
    </w:p>
    <w:p w14:paraId="47C39999" w14:textId="77777777" w:rsidR="00DD6A51" w:rsidRDefault="00F372CC">
      <w:r>
        <w:br w:type="page"/>
      </w:r>
    </w:p>
    <w:p w14:paraId="35E84D96" w14:textId="77777777" w:rsidR="00DD6A51" w:rsidRDefault="00DD6A51">
      <w:bookmarkStart w:id="788" w:name="_2xcytpi" w:colFirst="0" w:colLast="0"/>
      <w:bookmarkEnd w:id="788"/>
    </w:p>
    <w:p w14:paraId="2BF54684" w14:textId="77777777" w:rsidR="00DD6A51" w:rsidRDefault="00F372CC">
      <w:pPr>
        <w:pStyle w:val="Ttulo1"/>
        <w:numPr>
          <w:ilvl w:val="0"/>
          <w:numId w:val="17"/>
        </w:numPr>
        <w:spacing w:before="0" w:line="360" w:lineRule="auto"/>
        <w:ind w:left="426" w:hanging="426"/>
        <w:jc w:val="both"/>
        <w:rPr>
          <w:rFonts w:ascii="Arial" w:eastAsia="Arial" w:hAnsi="Arial" w:cs="Arial"/>
          <w:sz w:val="24"/>
          <w:szCs w:val="24"/>
        </w:rPr>
      </w:pPr>
      <w:bookmarkStart w:id="789" w:name="_1ci93xb" w:colFirst="0" w:colLast="0"/>
      <w:bookmarkStart w:id="790" w:name="_Toc468623263"/>
      <w:bookmarkEnd w:id="789"/>
      <w:r>
        <w:rPr>
          <w:rFonts w:ascii="Arial" w:eastAsia="Arial" w:hAnsi="Arial" w:cs="Arial"/>
          <w:b/>
          <w:color w:val="000000"/>
          <w:sz w:val="24"/>
          <w:szCs w:val="24"/>
        </w:rPr>
        <w:t>DESENVOLVIMENTO</w:t>
      </w:r>
      <w:bookmarkEnd w:id="790"/>
      <w:r>
        <w:rPr>
          <w:rFonts w:ascii="Arial" w:eastAsia="Arial" w:hAnsi="Arial" w:cs="Arial"/>
          <w:b/>
          <w:color w:val="000000"/>
          <w:sz w:val="24"/>
          <w:szCs w:val="24"/>
        </w:rPr>
        <w:t xml:space="preserve"> </w:t>
      </w:r>
    </w:p>
    <w:p w14:paraId="7B9EF351" w14:textId="77777777" w:rsidR="00DD6A51" w:rsidRDefault="00F372CC">
      <w:pPr>
        <w:spacing w:before="120" w:after="0" w:line="360" w:lineRule="auto"/>
        <w:ind w:firstLine="709"/>
        <w:jc w:val="both"/>
      </w:pPr>
      <w:r>
        <w:rPr>
          <w:rFonts w:ascii="Arial" w:eastAsia="Arial" w:hAnsi="Arial" w:cs="Arial"/>
          <w:sz w:val="24"/>
          <w:szCs w:val="24"/>
        </w:rPr>
        <w:t>Para o desenvolvimento desse projeto foi escolhida a framework visual Qt, que fornece um ambiente de desenvolvimento muito simples de usar, apesar de algumas falhas na fatoração do código quando é feita alguma exclusão de componentes.</w:t>
      </w:r>
    </w:p>
    <w:p w14:paraId="1BE96190" w14:textId="2E89144C" w:rsidR="00DD6A51" w:rsidRDefault="00F372CC">
      <w:pPr>
        <w:spacing w:before="120" w:after="0" w:line="360" w:lineRule="auto"/>
        <w:ind w:firstLine="709"/>
        <w:jc w:val="both"/>
      </w:pPr>
      <w:commentRangeStart w:id="791"/>
      <w:r>
        <w:rPr>
          <w:rFonts w:ascii="Arial" w:eastAsia="Arial" w:hAnsi="Arial" w:cs="Arial"/>
          <w:sz w:val="24"/>
          <w:szCs w:val="24"/>
        </w:rPr>
        <w:t xml:space="preserve">O projeto inicial era uma interface simples e direta que pudesse dar ao usuário acesso a todos os dados e ferramentas a partir de uma única </w:t>
      </w:r>
      <w:del w:id="792" w:author="Bruno dos Santos Rodrigues" w:date="2016-12-04T10:23:00Z">
        <w:r w:rsidDel="0064702A">
          <w:rPr>
            <w:rFonts w:ascii="Arial" w:eastAsia="Arial" w:hAnsi="Arial" w:cs="Arial"/>
            <w:sz w:val="24"/>
            <w:szCs w:val="24"/>
          </w:rPr>
          <w:delText>tela</w:delText>
        </w:r>
      </w:del>
      <w:ins w:id="793" w:author="Bruno dos Santos Rodrigues" w:date="2016-12-04T10:23:00Z">
        <w:r w:rsidR="0064702A">
          <w:rPr>
            <w:rFonts w:ascii="Arial" w:eastAsia="Arial" w:hAnsi="Arial" w:cs="Arial"/>
            <w:sz w:val="24"/>
            <w:szCs w:val="24"/>
          </w:rPr>
          <w:t>Janela</w:t>
        </w:r>
      </w:ins>
      <w:r>
        <w:rPr>
          <w:rFonts w:ascii="Arial" w:eastAsia="Arial" w:hAnsi="Arial" w:cs="Arial"/>
          <w:sz w:val="24"/>
          <w:szCs w:val="24"/>
        </w:rPr>
        <w:t xml:space="preserve">, mas conforme o desenvolvimento </w:t>
      </w:r>
      <w:del w:id="794" w:author="Bruno dos Santos Rodrigues" w:date="2016-12-03T17:44:00Z">
        <w:r w:rsidDel="0045601B">
          <w:rPr>
            <w:rFonts w:ascii="Arial" w:eastAsia="Arial" w:hAnsi="Arial" w:cs="Arial"/>
            <w:sz w:val="24"/>
            <w:szCs w:val="24"/>
          </w:rPr>
          <w:delText>está avançando</w:delText>
        </w:r>
      </w:del>
      <w:ins w:id="795" w:author="Bruno dos Santos Rodrigues" w:date="2016-12-03T17:44:00Z">
        <w:r w:rsidR="0045601B">
          <w:rPr>
            <w:rFonts w:ascii="Arial" w:eastAsia="Arial" w:hAnsi="Arial" w:cs="Arial"/>
            <w:sz w:val="24"/>
            <w:szCs w:val="24"/>
          </w:rPr>
          <w:t>avançou</w:t>
        </w:r>
      </w:ins>
      <w:r>
        <w:rPr>
          <w:rFonts w:ascii="Arial" w:eastAsia="Arial" w:hAnsi="Arial" w:cs="Arial"/>
          <w:sz w:val="24"/>
          <w:szCs w:val="24"/>
        </w:rPr>
        <w:t xml:space="preserve"> algumas janelas acabaram sendo mais complexas do que o esperado.</w:t>
      </w:r>
    </w:p>
    <w:p w14:paraId="6350A3F5" w14:textId="1D13A2BC" w:rsidR="00DD6A51" w:rsidRDefault="00F372CC">
      <w:pPr>
        <w:spacing w:before="120" w:after="0" w:line="360" w:lineRule="auto"/>
        <w:ind w:firstLine="709"/>
        <w:jc w:val="both"/>
      </w:pPr>
      <w:r>
        <w:rPr>
          <w:rFonts w:ascii="Arial" w:eastAsia="Arial" w:hAnsi="Arial" w:cs="Arial"/>
          <w:sz w:val="24"/>
          <w:szCs w:val="24"/>
        </w:rPr>
        <w:t xml:space="preserve">Para manter a equipe de desenvolvimento em sincronia </w:t>
      </w:r>
      <w:del w:id="796" w:author="Bruno dos Santos Rodrigues" w:date="2016-12-03T17:45:00Z">
        <w:r w:rsidDel="0045601B">
          <w:rPr>
            <w:rFonts w:ascii="Arial" w:eastAsia="Arial" w:hAnsi="Arial" w:cs="Arial"/>
            <w:sz w:val="24"/>
            <w:szCs w:val="24"/>
          </w:rPr>
          <w:delText>está sendo utilizada</w:delText>
        </w:r>
      </w:del>
      <w:ins w:id="797" w:author="Bruno dos Santos Rodrigues" w:date="2016-12-03T17:45:00Z">
        <w:r w:rsidR="0045601B">
          <w:rPr>
            <w:rFonts w:ascii="Arial" w:eastAsia="Arial" w:hAnsi="Arial" w:cs="Arial"/>
            <w:sz w:val="24"/>
            <w:szCs w:val="24"/>
          </w:rPr>
          <w:t>é utilizada</w:t>
        </w:r>
      </w:ins>
      <w:r>
        <w:rPr>
          <w:rFonts w:ascii="Arial" w:eastAsia="Arial" w:hAnsi="Arial" w:cs="Arial"/>
          <w:sz w:val="24"/>
          <w:szCs w:val="24"/>
        </w:rPr>
        <w:t xml:space="preserve"> a ferramenta Git, GitHub e GitKraken. A primeira uma plataforma de controle de versão, a segunda um servidor que disponibiliza um espaço para utilização do Git em projetos opensource e o último uma GUI para facilitar o uso dos dois primeiros.</w:t>
      </w:r>
      <w:commentRangeEnd w:id="791"/>
      <w:r w:rsidR="0045601B">
        <w:rPr>
          <w:rStyle w:val="Refdecomentrio"/>
        </w:rPr>
        <w:commentReference w:id="791"/>
      </w:r>
    </w:p>
    <w:p w14:paraId="27AED542" w14:textId="0B197717" w:rsidR="00DD6A51" w:rsidRDefault="00F372CC">
      <w:pPr>
        <w:spacing w:before="120" w:after="0" w:line="360" w:lineRule="auto"/>
        <w:ind w:firstLine="709"/>
        <w:jc w:val="both"/>
      </w:pPr>
      <w:r>
        <w:rPr>
          <w:rFonts w:ascii="Arial" w:eastAsia="Arial" w:hAnsi="Arial" w:cs="Arial"/>
          <w:sz w:val="24"/>
          <w:szCs w:val="24"/>
        </w:rPr>
        <w:t>Alguns problemas foram enfrentados quando utilizamos o Git</w:t>
      </w:r>
      <w:del w:id="798" w:author="Bruno dos Santos Rodrigues" w:date="2016-12-03T17:45:00Z">
        <w:r w:rsidDel="0045601B">
          <w:rPr>
            <w:rFonts w:ascii="Arial" w:eastAsia="Arial" w:hAnsi="Arial" w:cs="Arial"/>
            <w:sz w:val="24"/>
            <w:szCs w:val="24"/>
          </w:rPr>
          <w:delText>,</w:delText>
        </w:r>
      </w:del>
      <w:ins w:id="799" w:author="Bruno dos Santos Rodrigues" w:date="2016-12-03T17:45:00Z">
        <w:r w:rsidR="0045601B">
          <w:rPr>
            <w:rFonts w:ascii="Arial" w:eastAsia="Arial" w:hAnsi="Arial" w:cs="Arial"/>
            <w:sz w:val="24"/>
            <w:szCs w:val="24"/>
          </w:rPr>
          <w:t>.</w:t>
        </w:r>
      </w:ins>
      <w:r>
        <w:rPr>
          <w:rFonts w:ascii="Arial" w:eastAsia="Arial" w:hAnsi="Arial" w:cs="Arial"/>
          <w:sz w:val="24"/>
          <w:szCs w:val="24"/>
        </w:rPr>
        <w:t xml:space="preserve"> </w:t>
      </w:r>
      <w:del w:id="800" w:author="Bruno dos Santos Rodrigues" w:date="2016-12-03T17:46:00Z">
        <w:r w:rsidDel="0045601B">
          <w:rPr>
            <w:rFonts w:ascii="Arial" w:eastAsia="Arial" w:hAnsi="Arial" w:cs="Arial"/>
            <w:sz w:val="24"/>
            <w:szCs w:val="24"/>
          </w:rPr>
          <w:delText xml:space="preserve">por </w:delText>
        </w:r>
      </w:del>
      <w:ins w:id="801" w:author="Bruno dos Santos Rodrigues" w:date="2016-12-03T17:46:00Z">
        <w:r w:rsidR="0045601B">
          <w:rPr>
            <w:rFonts w:ascii="Arial" w:eastAsia="Arial" w:hAnsi="Arial" w:cs="Arial"/>
            <w:sz w:val="24"/>
            <w:szCs w:val="24"/>
          </w:rPr>
          <w:t xml:space="preserve">Por </w:t>
        </w:r>
      </w:ins>
      <w:r>
        <w:rPr>
          <w:rFonts w:ascii="Arial" w:eastAsia="Arial" w:hAnsi="Arial" w:cs="Arial"/>
          <w:sz w:val="24"/>
          <w:szCs w:val="24"/>
        </w:rPr>
        <w:t>exemplo, o Qt Creator (IDE do Qt) cria um arquivo com as configurações pessoais do usuário e mesmo colocando esses arquivos na lista de exceções do Git aparece um erro de alterações não submetidas.</w:t>
      </w:r>
    </w:p>
    <w:p w14:paraId="793803FD" w14:textId="70121CDD" w:rsidR="00DD6A51" w:rsidRDefault="00F372CC">
      <w:pPr>
        <w:spacing w:before="120" w:after="0" w:line="360" w:lineRule="auto"/>
        <w:ind w:firstLine="709"/>
        <w:jc w:val="both"/>
      </w:pPr>
      <w:r>
        <w:rPr>
          <w:rFonts w:ascii="Arial" w:eastAsia="Arial" w:hAnsi="Arial" w:cs="Arial"/>
          <w:sz w:val="24"/>
          <w:szCs w:val="24"/>
        </w:rPr>
        <w:t xml:space="preserve">Apesar desse pequeno problema o uso desse sistema de controle de versão facilitou muito o trabalho paralelo da equipe, visto que enquanto um codificava, o outro podia ir documentando o que foi codificado sem problemas, </w:t>
      </w:r>
      <w:del w:id="802" w:author="Bruno dos Santos Rodrigues" w:date="2016-12-03T17:46:00Z">
        <w:r w:rsidDel="0045601B">
          <w:rPr>
            <w:rFonts w:ascii="Arial" w:eastAsia="Arial" w:hAnsi="Arial" w:cs="Arial"/>
            <w:sz w:val="24"/>
            <w:szCs w:val="24"/>
          </w:rPr>
          <w:delText xml:space="preserve">basta </w:delText>
        </w:r>
      </w:del>
      <w:r>
        <w:rPr>
          <w:rFonts w:ascii="Arial" w:eastAsia="Arial" w:hAnsi="Arial" w:cs="Arial"/>
          <w:sz w:val="24"/>
          <w:szCs w:val="24"/>
        </w:rPr>
        <w:t>para isso o colaborador que está codificando</w:t>
      </w:r>
      <w:ins w:id="803" w:author="Bruno dos Santos Rodrigues" w:date="2016-12-03T17:46:00Z">
        <w:r w:rsidR="00B47D6B">
          <w:rPr>
            <w:rFonts w:ascii="Arial" w:eastAsia="Arial" w:hAnsi="Arial" w:cs="Arial"/>
            <w:sz w:val="24"/>
            <w:szCs w:val="24"/>
          </w:rPr>
          <w:t xml:space="preserve"> deve sempre</w:t>
        </w:r>
      </w:ins>
      <w:r>
        <w:rPr>
          <w:rFonts w:ascii="Arial" w:eastAsia="Arial" w:hAnsi="Arial" w:cs="Arial"/>
          <w:sz w:val="24"/>
          <w:szCs w:val="24"/>
        </w:rPr>
        <w:t xml:space="preserve"> lembrar de enviar as alterações para o GitHub.</w:t>
      </w:r>
    </w:p>
    <w:p w14:paraId="74FDF7E5" w14:textId="77777777" w:rsidR="00DD6A51" w:rsidRDefault="00F372CC">
      <w:pPr>
        <w:spacing w:before="120" w:after="0" w:line="360" w:lineRule="auto"/>
        <w:ind w:firstLine="709"/>
        <w:jc w:val="both"/>
      </w:pPr>
      <w:r>
        <w:rPr>
          <w:rFonts w:ascii="Arial" w:eastAsia="Arial" w:hAnsi="Arial" w:cs="Arial"/>
          <w:sz w:val="24"/>
          <w:szCs w:val="24"/>
        </w:rPr>
        <w:t>Com relação a linguagem de programação, o uso do Qt facilita muito o desenvolvimento de interfaces gráficas simples e com todas as funcionalidades no lugar. Com seu bem desenvolvido sistema de signals e slots fica muito simples atribuir ações a qualquer componente da janela.</w:t>
      </w:r>
    </w:p>
    <w:p w14:paraId="4E1BF71D" w14:textId="3746F80A" w:rsidR="00DD6A51" w:rsidRDefault="00F372CC">
      <w:pPr>
        <w:spacing w:before="120" w:after="0" w:line="360" w:lineRule="auto"/>
        <w:ind w:firstLine="709"/>
        <w:jc w:val="both"/>
      </w:pPr>
      <w:r>
        <w:rPr>
          <w:rFonts w:ascii="Arial" w:eastAsia="Arial" w:hAnsi="Arial" w:cs="Arial"/>
          <w:sz w:val="24"/>
          <w:szCs w:val="24"/>
        </w:rPr>
        <w:t>Além disso, como o Qt é desenvolvido em C++ e o Kaizen está sendo desenvolvido também em C++</w:t>
      </w:r>
      <w:ins w:id="804" w:author="Bruno dos Santos Rodrigues" w:date="2016-12-03T17:47:00Z">
        <w:r w:rsidR="00B47D6B">
          <w:rPr>
            <w:rFonts w:ascii="Arial" w:eastAsia="Arial" w:hAnsi="Arial" w:cs="Arial"/>
            <w:sz w:val="24"/>
            <w:szCs w:val="24"/>
          </w:rPr>
          <w:t>, assim</w:t>
        </w:r>
      </w:ins>
      <w:r>
        <w:rPr>
          <w:rFonts w:ascii="Arial" w:eastAsia="Arial" w:hAnsi="Arial" w:cs="Arial"/>
          <w:sz w:val="24"/>
          <w:szCs w:val="24"/>
        </w:rPr>
        <w:t xml:space="preserve"> os códigos lógicos e da parte visual </w:t>
      </w:r>
      <w:r>
        <w:rPr>
          <w:rFonts w:ascii="Arial" w:eastAsia="Arial" w:hAnsi="Arial" w:cs="Arial"/>
          <w:sz w:val="24"/>
          <w:szCs w:val="24"/>
        </w:rPr>
        <w:lastRenderedPageBreak/>
        <w:t>trabalham muito bem juntos, sem problema algum de compatibilidade entre um e outro.</w:t>
      </w:r>
    </w:p>
    <w:p w14:paraId="21E3F52B" w14:textId="77777777" w:rsidR="00DD6A51" w:rsidRDefault="00F372CC">
      <w:pPr>
        <w:spacing w:before="120" w:after="0" w:line="360" w:lineRule="auto"/>
        <w:ind w:firstLine="709"/>
        <w:jc w:val="both"/>
      </w:pPr>
      <w:r>
        <w:rPr>
          <w:rFonts w:ascii="Arial" w:eastAsia="Arial" w:hAnsi="Arial" w:cs="Arial"/>
          <w:sz w:val="24"/>
          <w:szCs w:val="24"/>
        </w:rPr>
        <w:t>O principal problema enfrentado no projeto não foi com relação a tecnologia, ferramentas ou linguagem de programação, mas sim em entender o que realmente seria necessário para o usuário do sistema.</w:t>
      </w:r>
    </w:p>
    <w:p w14:paraId="41414019" w14:textId="77777777" w:rsidR="00DD6A51" w:rsidRDefault="00F372CC">
      <w:pPr>
        <w:spacing w:before="120" w:after="0" w:line="360" w:lineRule="auto"/>
        <w:ind w:firstLine="709"/>
        <w:jc w:val="both"/>
      </w:pPr>
      <w:r>
        <w:rPr>
          <w:rFonts w:ascii="Arial" w:eastAsia="Arial" w:hAnsi="Arial" w:cs="Arial"/>
          <w:sz w:val="24"/>
          <w:szCs w:val="24"/>
        </w:rPr>
        <w:t>Muitas vezes a abordagem que está sendo feita com relação a um requisito ou outro não era bem o que seria mais funcional para o usuário, sendo assim o desenvolvimento geral foi bem atrasado por mudanças drásticas em como o sistema funciona.</w:t>
      </w:r>
    </w:p>
    <w:p w14:paraId="7F44D1E0" w14:textId="1129BC74" w:rsidR="00DD6A51" w:rsidRDefault="00F372CC">
      <w:pPr>
        <w:spacing w:before="120" w:after="0" w:line="360" w:lineRule="auto"/>
        <w:ind w:firstLine="709"/>
        <w:jc w:val="both"/>
      </w:pPr>
      <w:r>
        <w:rPr>
          <w:rFonts w:ascii="Arial" w:eastAsia="Arial" w:hAnsi="Arial" w:cs="Arial"/>
          <w:sz w:val="24"/>
          <w:szCs w:val="24"/>
        </w:rPr>
        <w:t xml:space="preserve">O projeto inicial era relativamente pequeno, sem muitos detalhes, mas conforme os estudos e as versões foram sendo feitas muitos detalhes foram surgindo e o sistema </w:t>
      </w:r>
      <w:del w:id="805" w:author="Bruno dos Santos Rodrigues" w:date="2016-12-03T17:47:00Z">
        <w:r w:rsidDel="00B47D6B">
          <w:rPr>
            <w:rFonts w:ascii="Arial" w:eastAsia="Arial" w:hAnsi="Arial" w:cs="Arial"/>
            <w:sz w:val="24"/>
            <w:szCs w:val="24"/>
          </w:rPr>
          <w:delText>tem tomado</w:delText>
        </w:r>
      </w:del>
      <w:ins w:id="806" w:author="Bruno dos Santos Rodrigues" w:date="2016-12-03T17:47:00Z">
        <w:r w:rsidR="00B47D6B">
          <w:rPr>
            <w:rFonts w:ascii="Arial" w:eastAsia="Arial" w:hAnsi="Arial" w:cs="Arial"/>
            <w:sz w:val="24"/>
            <w:szCs w:val="24"/>
          </w:rPr>
          <w:t>tomou</w:t>
        </w:r>
      </w:ins>
      <w:r>
        <w:rPr>
          <w:rFonts w:ascii="Arial" w:eastAsia="Arial" w:hAnsi="Arial" w:cs="Arial"/>
          <w:sz w:val="24"/>
          <w:szCs w:val="24"/>
        </w:rPr>
        <w:t xml:space="preserve"> uma forma muito diferente do que era a ideia inicial.</w:t>
      </w:r>
    </w:p>
    <w:p w14:paraId="0E347391" w14:textId="7BEAEA78" w:rsidR="00DD6A51" w:rsidRDefault="00F372CC">
      <w:pPr>
        <w:spacing w:before="120" w:after="0" w:line="360" w:lineRule="auto"/>
        <w:ind w:firstLine="709"/>
        <w:jc w:val="both"/>
      </w:pPr>
      <w:r>
        <w:rPr>
          <w:rFonts w:ascii="Arial" w:eastAsia="Arial" w:hAnsi="Arial" w:cs="Arial"/>
          <w:sz w:val="24"/>
          <w:szCs w:val="24"/>
        </w:rPr>
        <w:t>Um bom exemplo disso é que inicialmente todas as funções eram acessadas pelos menus da janela inicial, mas isso deixou o ambiente muito poluído então muitas funções foram colocadas em outras janelas, criando um caminho um pouco mais longo, mas mais fácil do começo da operação do sistema até o seu objetivo</w:t>
      </w:r>
      <w:ins w:id="807" w:author="Bruno dos Santos Rodrigues" w:date="2016-12-03T17:48:00Z">
        <w:r w:rsidR="00B47D6B">
          <w:rPr>
            <w:rFonts w:ascii="Arial" w:eastAsia="Arial" w:hAnsi="Arial" w:cs="Arial"/>
            <w:sz w:val="24"/>
            <w:szCs w:val="24"/>
          </w:rPr>
          <w:t xml:space="preserve">. </w:t>
        </w:r>
        <w:commentRangeStart w:id="808"/>
        <w:r w:rsidR="00B47D6B">
          <w:rPr>
            <w:rFonts w:ascii="Arial" w:eastAsia="Arial" w:hAnsi="Arial" w:cs="Arial"/>
            <w:sz w:val="24"/>
            <w:szCs w:val="24"/>
          </w:rPr>
          <w:t>Já no final o sistema chegou a uma versão combinada, com muitas funções sendo acessadas de um menu principal, mas outras sendo acessadas de dentro de outras janelas.</w:t>
        </w:r>
      </w:ins>
      <w:del w:id="809" w:author="Bruno dos Santos Rodrigues" w:date="2016-12-03T17:48:00Z">
        <w:r w:rsidDel="00B47D6B">
          <w:rPr>
            <w:rFonts w:ascii="Arial" w:eastAsia="Arial" w:hAnsi="Arial" w:cs="Arial"/>
            <w:sz w:val="24"/>
            <w:szCs w:val="24"/>
          </w:rPr>
          <w:delText>.</w:delText>
        </w:r>
      </w:del>
      <w:commentRangeEnd w:id="808"/>
      <w:r w:rsidR="00B47D6B">
        <w:rPr>
          <w:rStyle w:val="Refdecomentrio"/>
        </w:rPr>
        <w:commentReference w:id="808"/>
      </w:r>
    </w:p>
    <w:p w14:paraId="0D423874" w14:textId="038A17B5" w:rsidR="00DD6A51" w:rsidRDefault="00CC3E07" w:rsidP="00CC3E07">
      <w:pPr>
        <w:pStyle w:val="Ttulo2"/>
        <w:tabs>
          <w:tab w:val="left" w:pos="709"/>
        </w:tabs>
        <w:spacing w:before="480" w:line="360" w:lineRule="auto"/>
        <w:rPr>
          <w:rFonts w:ascii="Arial" w:eastAsia="Arial" w:hAnsi="Arial" w:cs="Arial"/>
          <w:color w:val="000000"/>
        </w:rPr>
        <w:pPrChange w:id="810" w:author="Bruno dos Santos Rodrigues" w:date="2016-12-04T13:52:00Z">
          <w:pPr>
            <w:pStyle w:val="Ttulo2"/>
            <w:numPr>
              <w:numId w:val="6"/>
            </w:numPr>
            <w:tabs>
              <w:tab w:val="left" w:pos="709"/>
            </w:tabs>
            <w:spacing w:before="480" w:line="360" w:lineRule="auto"/>
            <w:ind w:left="709" w:hanging="643"/>
          </w:pPr>
        </w:pPrChange>
      </w:pPr>
      <w:bookmarkStart w:id="811" w:name="_3whwml4" w:colFirst="0" w:colLast="0"/>
      <w:bookmarkStart w:id="812" w:name="_Toc468623264"/>
      <w:bookmarkEnd w:id="811"/>
      <w:ins w:id="813" w:author="Bruno dos Santos Rodrigues" w:date="2016-12-04T13:52:00Z">
        <w:r>
          <w:rPr>
            <w:rFonts w:ascii="Arial" w:eastAsia="Arial" w:hAnsi="Arial" w:cs="Arial"/>
            <w:b/>
            <w:color w:val="000000"/>
            <w:sz w:val="24"/>
            <w:szCs w:val="24"/>
          </w:rPr>
          <w:t>3.1</w:t>
        </w:r>
        <w:r>
          <w:rPr>
            <w:rFonts w:ascii="Arial" w:eastAsia="Arial" w:hAnsi="Arial" w:cs="Arial"/>
            <w:b/>
            <w:color w:val="000000"/>
            <w:sz w:val="24"/>
            <w:szCs w:val="24"/>
          </w:rPr>
          <w:tab/>
        </w:r>
      </w:ins>
      <w:r w:rsidR="00F372CC">
        <w:rPr>
          <w:rFonts w:ascii="Arial" w:eastAsia="Arial" w:hAnsi="Arial" w:cs="Arial"/>
          <w:b/>
          <w:color w:val="000000"/>
          <w:sz w:val="24"/>
          <w:szCs w:val="24"/>
        </w:rPr>
        <w:t>Projeto KAIZEN</w:t>
      </w:r>
      <w:bookmarkEnd w:id="812"/>
    </w:p>
    <w:p w14:paraId="407C6526" w14:textId="6E1063B4" w:rsidR="00DD6A51" w:rsidRDefault="00F372CC">
      <w:pPr>
        <w:spacing w:before="120" w:after="0" w:line="360" w:lineRule="auto"/>
        <w:ind w:firstLine="709"/>
        <w:jc w:val="both"/>
      </w:pPr>
      <w:r>
        <w:rPr>
          <w:rFonts w:ascii="Arial" w:eastAsia="Arial" w:hAnsi="Arial" w:cs="Arial"/>
          <w:sz w:val="24"/>
          <w:szCs w:val="24"/>
        </w:rPr>
        <w:t xml:space="preserve">O sistema batizado de KAIZEN (significa mudança para melhor) irá auxiliar o </w:t>
      </w:r>
      <w:r>
        <w:rPr>
          <w:rFonts w:ascii="Arial" w:eastAsia="Arial" w:hAnsi="Arial" w:cs="Arial"/>
          <w:i/>
          <w:sz w:val="24"/>
          <w:szCs w:val="24"/>
        </w:rPr>
        <w:t>helpdesk</w:t>
      </w:r>
      <w:r>
        <w:rPr>
          <w:rFonts w:ascii="Arial" w:eastAsia="Arial" w:hAnsi="Arial" w:cs="Arial"/>
          <w:sz w:val="24"/>
          <w:szCs w:val="24"/>
        </w:rPr>
        <w:t xml:space="preserve"> que atua na área de Gerenciamento de Problemas</w:t>
      </w:r>
      <w:del w:id="814" w:author="Bruno dos Santos Rodrigues" w:date="2016-12-03T17:52:00Z">
        <w:r w:rsidDel="00B47D6B">
          <w:rPr>
            <w:rFonts w:ascii="Arial" w:eastAsia="Arial" w:hAnsi="Arial" w:cs="Arial"/>
            <w:sz w:val="24"/>
            <w:szCs w:val="24"/>
          </w:rPr>
          <w:delText xml:space="preserve">, </w:delText>
        </w:r>
      </w:del>
      <w:ins w:id="815" w:author="Bruno dos Santos Rodrigues" w:date="2016-12-03T17:52:00Z">
        <w:r w:rsidR="00B47D6B">
          <w:rPr>
            <w:rFonts w:ascii="Arial" w:eastAsia="Arial" w:hAnsi="Arial" w:cs="Arial"/>
            <w:sz w:val="24"/>
            <w:szCs w:val="24"/>
          </w:rPr>
          <w:t xml:space="preserve">. </w:t>
        </w:r>
      </w:ins>
      <w:del w:id="816" w:author="Bruno dos Santos Rodrigues" w:date="2016-12-03T17:52:00Z">
        <w:r w:rsidDel="00B47D6B">
          <w:rPr>
            <w:rFonts w:ascii="Arial" w:eastAsia="Arial" w:hAnsi="Arial" w:cs="Arial"/>
            <w:sz w:val="24"/>
            <w:szCs w:val="24"/>
          </w:rPr>
          <w:delText xml:space="preserve">para </w:delText>
        </w:r>
      </w:del>
      <w:ins w:id="817" w:author="Bruno dos Santos Rodrigues" w:date="2016-12-03T17:52:00Z">
        <w:r w:rsidR="00B47D6B">
          <w:rPr>
            <w:rFonts w:ascii="Arial" w:eastAsia="Arial" w:hAnsi="Arial" w:cs="Arial"/>
            <w:sz w:val="24"/>
            <w:szCs w:val="24"/>
          </w:rPr>
          <w:t xml:space="preserve">Para </w:t>
        </w:r>
      </w:ins>
      <w:r>
        <w:rPr>
          <w:rFonts w:ascii="Arial" w:eastAsia="Arial" w:hAnsi="Arial" w:cs="Arial"/>
          <w:sz w:val="24"/>
          <w:szCs w:val="24"/>
        </w:rPr>
        <w:t xml:space="preserve">se obter um </w:t>
      </w:r>
      <w:r>
        <w:rPr>
          <w:rFonts w:ascii="Arial" w:eastAsia="Arial" w:hAnsi="Arial" w:cs="Arial"/>
          <w:i/>
          <w:sz w:val="24"/>
          <w:szCs w:val="24"/>
        </w:rPr>
        <w:t>helpdesk</w:t>
      </w:r>
      <w:r>
        <w:rPr>
          <w:rFonts w:ascii="Arial" w:eastAsia="Arial" w:hAnsi="Arial" w:cs="Arial"/>
          <w:sz w:val="24"/>
          <w:szCs w:val="24"/>
        </w:rPr>
        <w:t xml:space="preserve"> eficiente é muito importante manter um banco de dados de chamados abertos, resolvidos</w:t>
      </w:r>
      <w:del w:id="818" w:author="Bruno dos Santos Rodrigues" w:date="2016-12-03T17:52:00Z">
        <w:r w:rsidDel="00B47D6B">
          <w:rPr>
            <w:rFonts w:ascii="Arial" w:eastAsia="Arial" w:hAnsi="Arial" w:cs="Arial"/>
            <w:sz w:val="24"/>
            <w:szCs w:val="24"/>
          </w:rPr>
          <w:delText xml:space="preserve"> </w:delText>
        </w:r>
      </w:del>
      <w:ins w:id="819" w:author="Bruno dos Santos Rodrigues" w:date="2016-12-03T17:52:00Z">
        <w:r w:rsidR="00B47D6B">
          <w:rPr>
            <w:rFonts w:ascii="Arial" w:eastAsia="Arial" w:hAnsi="Arial" w:cs="Arial"/>
            <w:sz w:val="24"/>
            <w:szCs w:val="24"/>
          </w:rPr>
          <w:t>,</w:t>
        </w:r>
      </w:ins>
      <w:del w:id="820" w:author="Bruno dos Santos Rodrigues" w:date="2016-12-03T17:52:00Z">
        <w:r w:rsidDel="00B47D6B">
          <w:rPr>
            <w:rFonts w:ascii="Arial" w:eastAsia="Arial" w:hAnsi="Arial" w:cs="Arial"/>
            <w:sz w:val="24"/>
            <w:szCs w:val="24"/>
          </w:rPr>
          <w:delText>e</w:delText>
        </w:r>
      </w:del>
      <w:r>
        <w:rPr>
          <w:rFonts w:ascii="Arial" w:eastAsia="Arial" w:hAnsi="Arial" w:cs="Arial"/>
          <w:sz w:val="24"/>
          <w:szCs w:val="24"/>
        </w:rPr>
        <w:t xml:space="preserve"> pendentes</w:t>
      </w:r>
      <w:ins w:id="821" w:author="Bruno dos Santos Rodrigues" w:date="2016-12-03T17:52:00Z">
        <w:r w:rsidR="00B47D6B">
          <w:rPr>
            <w:rFonts w:ascii="Arial" w:eastAsia="Arial" w:hAnsi="Arial" w:cs="Arial"/>
            <w:sz w:val="24"/>
            <w:szCs w:val="24"/>
          </w:rPr>
          <w:t xml:space="preserve"> e fechados</w:t>
        </w:r>
      </w:ins>
      <w:r>
        <w:rPr>
          <w:rFonts w:ascii="Arial" w:eastAsia="Arial" w:hAnsi="Arial" w:cs="Arial"/>
          <w:sz w:val="24"/>
          <w:szCs w:val="24"/>
        </w:rPr>
        <w:t>, a fim de evitar retrabalho e duplicidade de chamados.</w:t>
      </w:r>
    </w:p>
    <w:p w14:paraId="7F4146AE" w14:textId="7E2C6B99" w:rsidR="00DD6A51" w:rsidRDefault="00F372CC">
      <w:pPr>
        <w:spacing w:before="120" w:after="0" w:line="360" w:lineRule="auto"/>
        <w:ind w:firstLine="709"/>
        <w:jc w:val="both"/>
      </w:pPr>
      <w:r>
        <w:rPr>
          <w:rFonts w:ascii="Arial" w:eastAsia="Arial" w:hAnsi="Arial" w:cs="Arial"/>
          <w:sz w:val="24"/>
          <w:szCs w:val="24"/>
        </w:rPr>
        <w:t xml:space="preserve">O KAIZEN foi desenvolvido com funcionalidades que </w:t>
      </w:r>
      <w:del w:id="822" w:author="Bruno dos Santos Rodrigues" w:date="2016-12-03T17:53:00Z">
        <w:r w:rsidDel="00B47D6B">
          <w:rPr>
            <w:rFonts w:ascii="Arial" w:eastAsia="Arial" w:hAnsi="Arial" w:cs="Arial"/>
            <w:sz w:val="24"/>
            <w:szCs w:val="24"/>
          </w:rPr>
          <w:delText xml:space="preserve">irá </w:delText>
        </w:r>
      </w:del>
      <w:ins w:id="823" w:author="Bruno dos Santos Rodrigues" w:date="2016-12-03T17:53:00Z">
        <w:r w:rsidR="00B47D6B">
          <w:rPr>
            <w:rFonts w:ascii="Arial" w:eastAsia="Arial" w:hAnsi="Arial" w:cs="Arial"/>
            <w:sz w:val="24"/>
            <w:szCs w:val="24"/>
          </w:rPr>
          <w:t xml:space="preserve">irão </w:t>
        </w:r>
      </w:ins>
      <w:r>
        <w:rPr>
          <w:rFonts w:ascii="Arial" w:eastAsia="Arial" w:hAnsi="Arial" w:cs="Arial"/>
          <w:sz w:val="24"/>
          <w:szCs w:val="24"/>
        </w:rPr>
        <w:t xml:space="preserve">auxiliar o </w:t>
      </w:r>
      <w:r>
        <w:rPr>
          <w:rFonts w:ascii="Arial" w:eastAsia="Arial" w:hAnsi="Arial" w:cs="Arial"/>
          <w:i/>
          <w:sz w:val="24"/>
          <w:szCs w:val="24"/>
        </w:rPr>
        <w:t>helpdesk</w:t>
      </w:r>
      <w:r>
        <w:rPr>
          <w:rFonts w:ascii="Arial" w:eastAsia="Arial" w:hAnsi="Arial" w:cs="Arial"/>
          <w:sz w:val="24"/>
          <w:szCs w:val="24"/>
        </w:rPr>
        <w:t xml:space="preserve"> a se organizar na abertura de chamados, no controle da prioridade de cada chamado, da atribuição de um responsável por cada chamado e principalmente em criar um banco de dados de problemas e suas soluções que </w:t>
      </w:r>
      <w:r>
        <w:rPr>
          <w:rFonts w:ascii="Arial" w:eastAsia="Arial" w:hAnsi="Arial" w:cs="Arial"/>
          <w:sz w:val="24"/>
          <w:szCs w:val="24"/>
        </w:rPr>
        <w:lastRenderedPageBreak/>
        <w:t>auxiliarão a propor melhorias e correções para a área responsável pelo ativo que for a causa do problema.</w:t>
      </w:r>
    </w:p>
    <w:p w14:paraId="0641864A" w14:textId="4071821A" w:rsidR="00DD6A51" w:rsidRDefault="00F372CC">
      <w:pPr>
        <w:spacing w:before="120" w:after="0" w:line="360" w:lineRule="auto"/>
        <w:ind w:firstLine="709"/>
        <w:jc w:val="both"/>
      </w:pPr>
      <w:r>
        <w:rPr>
          <w:rFonts w:ascii="Arial" w:eastAsia="Arial" w:hAnsi="Arial" w:cs="Arial"/>
          <w:sz w:val="24"/>
          <w:szCs w:val="24"/>
        </w:rPr>
        <w:t>Nos SLAs</w:t>
      </w:r>
      <w:del w:id="824" w:author="Bruno dos Santos Rodrigues" w:date="2016-12-04T12:50:00Z">
        <w:r w:rsidRPr="00BF0332" w:rsidDel="00BF0332">
          <w:rPr>
            <w:rFonts w:ascii="Arial" w:eastAsia="Arial" w:hAnsi="Arial" w:cs="Arial"/>
            <w:sz w:val="24"/>
            <w:szCs w:val="24"/>
            <w:vertAlign w:val="superscript"/>
          </w:rPr>
          <w:footnoteReference w:id="12"/>
        </w:r>
      </w:del>
      <w:r>
        <w:rPr>
          <w:rFonts w:ascii="Arial" w:eastAsia="Arial" w:hAnsi="Arial" w:cs="Arial"/>
          <w:sz w:val="24"/>
          <w:szCs w:val="24"/>
        </w:rPr>
        <w:t xml:space="preserve"> sempre deve-se deixar claro qual o tempo máximo para atendimento de cada demanda do cliente, seja uma correção, uma nova funcionalidade ou simplesmente uma dúvida a ser tirada, todas essas demandas serão encaminhadas para o </w:t>
      </w:r>
      <w:r>
        <w:rPr>
          <w:rFonts w:ascii="Arial" w:eastAsia="Arial" w:hAnsi="Arial" w:cs="Arial"/>
          <w:i/>
          <w:sz w:val="24"/>
          <w:szCs w:val="24"/>
        </w:rPr>
        <w:t>helpdesk</w:t>
      </w:r>
      <w:r>
        <w:rPr>
          <w:rFonts w:ascii="Arial" w:eastAsia="Arial" w:hAnsi="Arial" w:cs="Arial"/>
          <w:sz w:val="24"/>
          <w:szCs w:val="24"/>
        </w:rPr>
        <w:t xml:space="preserve"> que se encarregará de encaminhar a demanda para a área correspondente.</w:t>
      </w:r>
    </w:p>
    <w:p w14:paraId="1AC968C7" w14:textId="77777777" w:rsidR="00DD6A51" w:rsidRDefault="00F372CC">
      <w:pPr>
        <w:spacing w:before="120" w:after="0" w:line="360" w:lineRule="auto"/>
        <w:ind w:firstLine="709"/>
        <w:jc w:val="both"/>
      </w:pPr>
      <w:r>
        <w:rPr>
          <w:rFonts w:ascii="Arial" w:eastAsia="Arial" w:hAnsi="Arial" w:cs="Arial"/>
          <w:sz w:val="24"/>
          <w:szCs w:val="24"/>
        </w:rPr>
        <w:t>Sem organização essas demandas podem se perder e os SLAs podem ser quebrados, em uma empresa que está focada em entrega de valor e aumento de competitividade dos seus produtos, um SLA quebrado é como um juramento quebrado, ele fere a imagem da empresa e pode causar dificuldades com futuros e atuais clientes.</w:t>
      </w:r>
    </w:p>
    <w:p w14:paraId="3BC54DFE" w14:textId="77777777" w:rsidR="00DD6A51" w:rsidRDefault="00F372CC">
      <w:pPr>
        <w:spacing w:before="120" w:after="0" w:line="360" w:lineRule="auto"/>
        <w:ind w:firstLine="709"/>
        <w:jc w:val="both"/>
      </w:pPr>
      <w:r>
        <w:rPr>
          <w:rFonts w:ascii="Arial" w:eastAsia="Arial" w:hAnsi="Arial" w:cs="Arial"/>
          <w:sz w:val="24"/>
          <w:szCs w:val="24"/>
        </w:rPr>
        <w:t>Com o KAIZEN todo o controle da demanda estará centralizado em um único sistema e o tempo de resposta para demandas tende a cair drasticamente, da forma como o sistema está concebido ele facilmente pode ser adaptado a cada situação principalmente no que diz respeito a relatórios.</w:t>
      </w:r>
    </w:p>
    <w:p w14:paraId="1B4DEFDA" w14:textId="77777777" w:rsidR="00DD6A51" w:rsidRDefault="00F372CC">
      <w:pPr>
        <w:spacing w:before="120" w:after="0" w:line="360" w:lineRule="auto"/>
        <w:ind w:firstLine="709"/>
        <w:jc w:val="both"/>
      </w:pPr>
      <w:r>
        <w:rPr>
          <w:rFonts w:ascii="Arial" w:eastAsia="Arial" w:hAnsi="Arial" w:cs="Arial"/>
          <w:sz w:val="24"/>
          <w:szCs w:val="24"/>
        </w:rPr>
        <w:t xml:space="preserve">Em um </w:t>
      </w:r>
      <w:r>
        <w:rPr>
          <w:rFonts w:ascii="Arial" w:eastAsia="Arial" w:hAnsi="Arial" w:cs="Arial"/>
          <w:i/>
          <w:sz w:val="24"/>
          <w:szCs w:val="24"/>
        </w:rPr>
        <w:t>helpdesk</w:t>
      </w:r>
      <w:r>
        <w:rPr>
          <w:rFonts w:ascii="Arial" w:eastAsia="Arial" w:hAnsi="Arial" w:cs="Arial"/>
          <w:sz w:val="24"/>
          <w:szCs w:val="24"/>
        </w:rPr>
        <w:t xml:space="preserve"> é importante que os dados dos chamados sejam cruzados para gerarem informações que possam ajudar a eliminar causas de problemas tanto no cenário micro em cada chamado individualmente, como no cenário macro na empresa como um todo.</w:t>
      </w:r>
    </w:p>
    <w:p w14:paraId="17F74B39" w14:textId="77777777" w:rsidR="00DD6A51" w:rsidRDefault="00F372CC">
      <w:pPr>
        <w:spacing w:before="120" w:after="0" w:line="360" w:lineRule="auto"/>
        <w:ind w:firstLine="709"/>
        <w:jc w:val="both"/>
      </w:pPr>
      <w:r>
        <w:rPr>
          <w:rFonts w:ascii="Arial" w:eastAsia="Arial" w:hAnsi="Arial" w:cs="Arial"/>
          <w:sz w:val="24"/>
          <w:szCs w:val="24"/>
        </w:rPr>
        <w:t>Através do KAIZEN é possível identificar qual área está tendo mais problemas técnicos, ou qual sistema está tendo maior demanda de desenvolvimentos para solucionar problemas críticos.</w:t>
      </w:r>
    </w:p>
    <w:p w14:paraId="050D990F" w14:textId="77777777" w:rsidR="00DD6A51" w:rsidRDefault="00F372CC">
      <w:pPr>
        <w:spacing w:before="120" w:after="0" w:line="360" w:lineRule="auto"/>
        <w:ind w:firstLine="709"/>
        <w:jc w:val="both"/>
      </w:pPr>
      <w:r>
        <w:rPr>
          <w:rFonts w:ascii="Arial" w:eastAsia="Arial" w:hAnsi="Arial" w:cs="Arial"/>
          <w:sz w:val="24"/>
          <w:szCs w:val="24"/>
        </w:rPr>
        <w:t xml:space="preserve">Uma consequência indireta do uso de um bom sistema de </w:t>
      </w:r>
      <w:r>
        <w:rPr>
          <w:rFonts w:ascii="Arial" w:eastAsia="Arial" w:hAnsi="Arial" w:cs="Arial"/>
          <w:i/>
          <w:sz w:val="24"/>
          <w:szCs w:val="24"/>
        </w:rPr>
        <w:t>helpdesk</w:t>
      </w:r>
      <w:r>
        <w:rPr>
          <w:rFonts w:ascii="Arial" w:eastAsia="Arial" w:hAnsi="Arial" w:cs="Arial"/>
          <w:sz w:val="24"/>
          <w:szCs w:val="24"/>
        </w:rPr>
        <w:t xml:space="preserve"> é que há uma melhoria significativa na forma como são levantados alguns medidores de desempenho.</w:t>
      </w:r>
    </w:p>
    <w:p w14:paraId="75B595A2" w14:textId="77777777" w:rsidR="00DD6A51" w:rsidRDefault="00F372CC">
      <w:pPr>
        <w:spacing w:before="120" w:after="0" w:line="360" w:lineRule="auto"/>
        <w:ind w:firstLine="709"/>
        <w:jc w:val="both"/>
      </w:pPr>
      <w:r>
        <w:rPr>
          <w:rFonts w:ascii="Arial" w:eastAsia="Arial" w:hAnsi="Arial" w:cs="Arial"/>
          <w:sz w:val="24"/>
          <w:szCs w:val="24"/>
        </w:rPr>
        <w:t xml:space="preserve">Em todo o processo dentro de uma organização é necessária uma avaliação durante a execução do mesmo e ao seu final para avaliar se o </w:t>
      </w:r>
      <w:r>
        <w:rPr>
          <w:rFonts w:ascii="Arial" w:eastAsia="Arial" w:hAnsi="Arial" w:cs="Arial"/>
          <w:sz w:val="24"/>
          <w:szCs w:val="24"/>
        </w:rPr>
        <w:lastRenderedPageBreak/>
        <w:t>processo foi executado corretamente e se não são necessárias melhorias durante o processo ou em sua próxima iteração.</w:t>
      </w:r>
    </w:p>
    <w:p w14:paraId="523A691A" w14:textId="77777777" w:rsidR="00DD6A51" w:rsidRDefault="00F372CC">
      <w:pPr>
        <w:spacing w:before="120" w:after="0" w:line="360" w:lineRule="auto"/>
        <w:ind w:firstLine="709"/>
        <w:jc w:val="both"/>
      </w:pPr>
      <w:r>
        <w:rPr>
          <w:rFonts w:ascii="Arial" w:eastAsia="Arial" w:hAnsi="Arial" w:cs="Arial"/>
          <w:sz w:val="24"/>
          <w:szCs w:val="24"/>
        </w:rPr>
        <w:t xml:space="preserve">Com o </w:t>
      </w:r>
      <w:r>
        <w:rPr>
          <w:rFonts w:ascii="Arial" w:eastAsia="Arial" w:hAnsi="Arial" w:cs="Arial"/>
          <w:i/>
          <w:sz w:val="24"/>
          <w:szCs w:val="24"/>
        </w:rPr>
        <w:t>helpdesk</w:t>
      </w:r>
      <w:r>
        <w:rPr>
          <w:rFonts w:ascii="Arial" w:eastAsia="Arial" w:hAnsi="Arial" w:cs="Arial"/>
          <w:sz w:val="24"/>
          <w:szCs w:val="24"/>
        </w:rPr>
        <w:t xml:space="preserve"> organizado, fazer o levantamento das informações do nível de eficiência de cada processo pode ser muito menos doloroso visto que os dados dos problemas relacionados a cada processo são de mais fácil acesso.</w:t>
      </w:r>
    </w:p>
    <w:p w14:paraId="25DEF106" w14:textId="77777777" w:rsidR="00DD6A51" w:rsidRDefault="00F372CC">
      <w:pPr>
        <w:spacing w:before="120" w:after="0" w:line="360" w:lineRule="auto"/>
        <w:ind w:firstLine="709"/>
        <w:jc w:val="both"/>
      </w:pPr>
      <w:r>
        <w:rPr>
          <w:rFonts w:ascii="Arial" w:eastAsia="Arial" w:hAnsi="Arial" w:cs="Arial"/>
          <w:sz w:val="24"/>
          <w:szCs w:val="24"/>
        </w:rPr>
        <w:t>Para os gestores de cada área será bem menos custoso gerar os relatórios de desempenho tendo os relatórios de problemas que podem ser gerados pelo KAIZEN.</w:t>
      </w:r>
    </w:p>
    <w:p w14:paraId="74D14034" w14:textId="362DF72B" w:rsidR="00DD6A51" w:rsidRPr="00CC3E07" w:rsidRDefault="00CC3E07" w:rsidP="00CC3E07">
      <w:pPr>
        <w:outlineLvl w:val="2"/>
        <w:rPr>
          <w:rFonts w:ascii="Arial" w:eastAsia="Arial" w:hAnsi="Arial" w:cs="Arial"/>
          <w:b/>
          <w:rPrChange w:id="829" w:author="Bruno dos Santos Rodrigues" w:date="2016-12-04T13:52:00Z">
            <w:rPr/>
          </w:rPrChange>
        </w:rPr>
        <w:pPrChange w:id="830" w:author="Bruno dos Santos Rodrigues" w:date="2016-12-04T13:52:00Z">
          <w:pPr>
            <w:pStyle w:val="PargrafodaLista"/>
            <w:numPr>
              <w:numId w:val="6"/>
            </w:numPr>
            <w:ind w:left="-1080" w:firstLine="1080"/>
            <w:outlineLvl w:val="2"/>
          </w:pPr>
        </w:pPrChange>
      </w:pPr>
      <w:bookmarkStart w:id="831" w:name="_2bn6wsx" w:colFirst="0" w:colLast="0"/>
      <w:bookmarkStart w:id="832" w:name="_Toc468623265"/>
      <w:bookmarkEnd w:id="831"/>
      <w:ins w:id="833" w:author="Bruno dos Santos Rodrigues" w:date="2016-12-04T13:52:00Z">
        <w:r>
          <w:rPr>
            <w:rFonts w:ascii="Arial" w:eastAsia="Arial" w:hAnsi="Arial" w:cs="Arial"/>
            <w:b/>
          </w:rPr>
          <w:t>3</w:t>
        </w:r>
      </w:ins>
      <w:ins w:id="834" w:author="Bruno dos Santos Rodrigues" w:date="2016-12-04T13:53:00Z">
        <w:r>
          <w:rPr>
            <w:rFonts w:ascii="Arial" w:eastAsia="Arial" w:hAnsi="Arial" w:cs="Arial"/>
            <w:b/>
          </w:rPr>
          <w:t>.1.1</w:t>
        </w:r>
        <w:r>
          <w:rPr>
            <w:rFonts w:ascii="Arial" w:eastAsia="Arial" w:hAnsi="Arial" w:cs="Arial"/>
            <w:b/>
          </w:rPr>
          <w:tab/>
        </w:r>
      </w:ins>
      <w:r w:rsidR="00F372CC" w:rsidRPr="00CC3E07">
        <w:rPr>
          <w:rFonts w:ascii="Arial" w:eastAsia="Arial" w:hAnsi="Arial" w:cs="Arial"/>
          <w:b/>
          <w:rPrChange w:id="835" w:author="Bruno dos Santos Rodrigues" w:date="2016-12-04T13:52:00Z">
            <w:rPr/>
          </w:rPrChange>
        </w:rPr>
        <w:t>Análise de Requisitos</w:t>
      </w:r>
      <w:bookmarkEnd w:id="832"/>
    </w:p>
    <w:p w14:paraId="1A99009B" w14:textId="77777777" w:rsidR="00DD6A51" w:rsidRDefault="00F372CC">
      <w:pPr>
        <w:numPr>
          <w:ilvl w:val="0"/>
          <w:numId w:val="13"/>
        </w:numPr>
        <w:spacing w:before="240"/>
        <w:ind w:left="426" w:hanging="360"/>
      </w:pPr>
      <w:r w:rsidRPr="001C14D2">
        <w:rPr>
          <w:rFonts w:ascii="Arial" w:eastAsia="Arial" w:hAnsi="Arial" w:cs="Arial"/>
          <w:b/>
          <w:sz w:val="24"/>
          <w:szCs w:val="24"/>
        </w:rPr>
        <w:t>Lista de Requisitos Funcionais</w:t>
      </w:r>
    </w:p>
    <w:tbl>
      <w:tblPr>
        <w:tblW w:w="8590" w:type="dxa"/>
        <w:tblInd w:w="-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619"/>
        <w:gridCol w:w="6971"/>
      </w:tblGrid>
      <w:tr w:rsidR="00DD6A51" w14:paraId="5127C0B9" w14:textId="77777777" w:rsidTr="001C14D2">
        <w:tc>
          <w:tcPr>
            <w:tcW w:w="1619" w:type="dxa"/>
          </w:tcPr>
          <w:p w14:paraId="7AB8FB91" w14:textId="77777777" w:rsidR="00DD6A51" w:rsidRDefault="00F372CC">
            <w:pPr>
              <w:jc w:val="center"/>
            </w:pPr>
            <w:r>
              <w:rPr>
                <w:rFonts w:ascii="Arial" w:eastAsia="Arial" w:hAnsi="Arial" w:cs="Arial"/>
                <w:b/>
                <w:sz w:val="24"/>
                <w:szCs w:val="24"/>
              </w:rPr>
              <w:t>Número</w:t>
            </w:r>
          </w:p>
        </w:tc>
        <w:tc>
          <w:tcPr>
            <w:tcW w:w="6971" w:type="dxa"/>
          </w:tcPr>
          <w:p w14:paraId="2597F1E6" w14:textId="77777777" w:rsidR="00DD6A51" w:rsidRDefault="00F372CC">
            <w:r>
              <w:rPr>
                <w:rFonts w:ascii="Arial" w:eastAsia="Arial" w:hAnsi="Arial" w:cs="Arial"/>
                <w:b/>
                <w:sz w:val="24"/>
                <w:szCs w:val="24"/>
              </w:rPr>
              <w:t>Nome/Breve Descrição</w:t>
            </w:r>
          </w:p>
        </w:tc>
      </w:tr>
      <w:tr w:rsidR="00DD6A51" w14:paraId="00E66B5B" w14:textId="77777777" w:rsidTr="001C14D2">
        <w:tc>
          <w:tcPr>
            <w:tcW w:w="1619" w:type="dxa"/>
          </w:tcPr>
          <w:p w14:paraId="7D194D93" w14:textId="77777777" w:rsidR="00DD6A51" w:rsidRDefault="00F372CC">
            <w:pPr>
              <w:jc w:val="center"/>
            </w:pPr>
            <w:r>
              <w:rPr>
                <w:rFonts w:ascii="Arial" w:eastAsia="Arial" w:hAnsi="Arial" w:cs="Arial"/>
                <w:sz w:val="24"/>
                <w:szCs w:val="24"/>
              </w:rPr>
              <w:t>RF1</w:t>
            </w:r>
          </w:p>
        </w:tc>
        <w:tc>
          <w:tcPr>
            <w:tcW w:w="6971" w:type="dxa"/>
          </w:tcPr>
          <w:p w14:paraId="4EC1EE79" w14:textId="77777777" w:rsidR="00DD6A51" w:rsidRDefault="00F372CC">
            <w:r>
              <w:rPr>
                <w:rFonts w:ascii="Arial" w:eastAsia="Arial" w:hAnsi="Arial" w:cs="Arial"/>
                <w:sz w:val="24"/>
                <w:szCs w:val="24"/>
              </w:rPr>
              <w:t xml:space="preserve"> USUÁRIO</w:t>
            </w:r>
          </w:p>
        </w:tc>
      </w:tr>
      <w:tr w:rsidR="00DD6A51" w14:paraId="2315EEA6" w14:textId="77777777" w:rsidTr="001C14D2">
        <w:tc>
          <w:tcPr>
            <w:tcW w:w="1619" w:type="dxa"/>
          </w:tcPr>
          <w:p w14:paraId="22B13BE8" w14:textId="77777777" w:rsidR="00DD6A51" w:rsidRDefault="00F372CC">
            <w:pPr>
              <w:jc w:val="center"/>
            </w:pPr>
            <w:r>
              <w:rPr>
                <w:rFonts w:ascii="Arial" w:eastAsia="Arial" w:hAnsi="Arial" w:cs="Arial"/>
                <w:sz w:val="24"/>
                <w:szCs w:val="24"/>
              </w:rPr>
              <w:t>RF2</w:t>
            </w:r>
          </w:p>
        </w:tc>
        <w:tc>
          <w:tcPr>
            <w:tcW w:w="6971" w:type="dxa"/>
          </w:tcPr>
          <w:p w14:paraId="0453EF74" w14:textId="77777777" w:rsidR="00DD6A51" w:rsidRDefault="00F372CC">
            <w:r>
              <w:rPr>
                <w:rFonts w:ascii="Arial" w:eastAsia="Arial" w:hAnsi="Arial" w:cs="Arial"/>
                <w:sz w:val="24"/>
                <w:szCs w:val="24"/>
              </w:rPr>
              <w:t xml:space="preserve"> INCLUIR USUÁRIO</w:t>
            </w:r>
          </w:p>
        </w:tc>
      </w:tr>
      <w:tr w:rsidR="00DD6A51" w14:paraId="0F0F6F03" w14:textId="77777777" w:rsidTr="001C14D2">
        <w:tc>
          <w:tcPr>
            <w:tcW w:w="1619" w:type="dxa"/>
          </w:tcPr>
          <w:p w14:paraId="1B712CA9" w14:textId="77777777" w:rsidR="00DD6A51" w:rsidRDefault="00F372CC">
            <w:pPr>
              <w:jc w:val="center"/>
            </w:pPr>
            <w:r>
              <w:rPr>
                <w:rFonts w:ascii="Arial" w:eastAsia="Arial" w:hAnsi="Arial" w:cs="Arial"/>
                <w:sz w:val="24"/>
                <w:szCs w:val="24"/>
              </w:rPr>
              <w:t>RF3</w:t>
            </w:r>
          </w:p>
        </w:tc>
        <w:tc>
          <w:tcPr>
            <w:tcW w:w="6971" w:type="dxa"/>
          </w:tcPr>
          <w:p w14:paraId="5FCB2320" w14:textId="77777777" w:rsidR="00DD6A51" w:rsidRDefault="00F372CC">
            <w:r>
              <w:rPr>
                <w:rFonts w:ascii="Arial" w:eastAsia="Arial" w:hAnsi="Arial" w:cs="Arial"/>
                <w:sz w:val="24"/>
                <w:szCs w:val="24"/>
              </w:rPr>
              <w:t xml:space="preserve"> ALTERAR USUÁRIO</w:t>
            </w:r>
          </w:p>
        </w:tc>
      </w:tr>
      <w:tr w:rsidR="00DD6A51" w14:paraId="1336C10F" w14:textId="77777777" w:rsidTr="001C14D2">
        <w:tc>
          <w:tcPr>
            <w:tcW w:w="1619" w:type="dxa"/>
          </w:tcPr>
          <w:p w14:paraId="5E2282EE" w14:textId="77777777" w:rsidR="00DD6A51" w:rsidRDefault="00F372CC">
            <w:pPr>
              <w:jc w:val="center"/>
            </w:pPr>
            <w:r>
              <w:rPr>
                <w:rFonts w:ascii="Arial" w:eastAsia="Arial" w:hAnsi="Arial" w:cs="Arial"/>
                <w:sz w:val="24"/>
                <w:szCs w:val="24"/>
              </w:rPr>
              <w:t>RF4</w:t>
            </w:r>
          </w:p>
        </w:tc>
        <w:tc>
          <w:tcPr>
            <w:tcW w:w="6971" w:type="dxa"/>
          </w:tcPr>
          <w:p w14:paraId="6D05D12E" w14:textId="77777777" w:rsidR="00DD6A51" w:rsidRDefault="00F372CC">
            <w:r>
              <w:rPr>
                <w:rFonts w:ascii="Arial" w:eastAsia="Arial" w:hAnsi="Arial" w:cs="Arial"/>
                <w:sz w:val="24"/>
                <w:szCs w:val="24"/>
              </w:rPr>
              <w:t xml:space="preserve"> EXCLUIR USUÁRIO</w:t>
            </w:r>
          </w:p>
        </w:tc>
      </w:tr>
      <w:tr w:rsidR="00DD6A51" w14:paraId="7C967B53" w14:textId="77777777" w:rsidTr="001C14D2">
        <w:tc>
          <w:tcPr>
            <w:tcW w:w="1619" w:type="dxa"/>
          </w:tcPr>
          <w:p w14:paraId="36990CEE" w14:textId="77777777" w:rsidR="00DD6A51" w:rsidRDefault="00F372CC">
            <w:pPr>
              <w:jc w:val="center"/>
            </w:pPr>
            <w:r>
              <w:rPr>
                <w:rFonts w:ascii="Arial" w:eastAsia="Arial" w:hAnsi="Arial" w:cs="Arial"/>
                <w:sz w:val="24"/>
                <w:szCs w:val="24"/>
              </w:rPr>
              <w:t>RF5</w:t>
            </w:r>
          </w:p>
        </w:tc>
        <w:tc>
          <w:tcPr>
            <w:tcW w:w="6971" w:type="dxa"/>
          </w:tcPr>
          <w:p w14:paraId="2891CDF2" w14:textId="77777777" w:rsidR="00DD6A51" w:rsidRDefault="00F372CC">
            <w:r>
              <w:rPr>
                <w:rFonts w:ascii="Arial" w:eastAsia="Arial" w:hAnsi="Arial" w:cs="Arial"/>
                <w:sz w:val="24"/>
                <w:szCs w:val="24"/>
              </w:rPr>
              <w:t xml:space="preserve"> LISTA DE USUÁRIO</w:t>
            </w:r>
          </w:p>
        </w:tc>
      </w:tr>
      <w:tr w:rsidR="00DD6A51" w14:paraId="00DD4B29" w14:textId="77777777" w:rsidTr="001C14D2">
        <w:tc>
          <w:tcPr>
            <w:tcW w:w="1619" w:type="dxa"/>
          </w:tcPr>
          <w:p w14:paraId="34062B1F" w14:textId="77777777" w:rsidR="00DD6A51" w:rsidRDefault="00F372CC">
            <w:pPr>
              <w:jc w:val="center"/>
            </w:pPr>
            <w:r>
              <w:rPr>
                <w:rFonts w:ascii="Arial" w:eastAsia="Arial" w:hAnsi="Arial" w:cs="Arial"/>
                <w:sz w:val="24"/>
                <w:szCs w:val="24"/>
              </w:rPr>
              <w:t>RF6</w:t>
            </w:r>
          </w:p>
        </w:tc>
        <w:tc>
          <w:tcPr>
            <w:tcW w:w="6971" w:type="dxa"/>
          </w:tcPr>
          <w:p w14:paraId="6BB1036D" w14:textId="77777777" w:rsidR="00DD6A51" w:rsidRDefault="00F372CC">
            <w:r>
              <w:rPr>
                <w:rFonts w:ascii="Arial" w:eastAsia="Arial" w:hAnsi="Arial" w:cs="Arial"/>
                <w:sz w:val="24"/>
                <w:szCs w:val="24"/>
              </w:rPr>
              <w:t xml:space="preserve">  CONSULTA DE USUÁRIO</w:t>
            </w:r>
          </w:p>
        </w:tc>
      </w:tr>
      <w:tr w:rsidR="00DD6A51" w14:paraId="342BB7CF" w14:textId="77777777" w:rsidTr="001C14D2">
        <w:tc>
          <w:tcPr>
            <w:tcW w:w="1619" w:type="dxa"/>
          </w:tcPr>
          <w:p w14:paraId="4499205D" w14:textId="77777777" w:rsidR="00DD6A51" w:rsidRDefault="00F372CC">
            <w:pPr>
              <w:jc w:val="center"/>
            </w:pPr>
            <w:r>
              <w:rPr>
                <w:rFonts w:ascii="Arial" w:eastAsia="Arial" w:hAnsi="Arial" w:cs="Arial"/>
                <w:sz w:val="24"/>
                <w:szCs w:val="24"/>
              </w:rPr>
              <w:t>RF7</w:t>
            </w:r>
          </w:p>
        </w:tc>
        <w:tc>
          <w:tcPr>
            <w:tcW w:w="6971" w:type="dxa"/>
          </w:tcPr>
          <w:p w14:paraId="417B59AA" w14:textId="77777777" w:rsidR="00DD6A51" w:rsidRDefault="00F372CC">
            <w:r>
              <w:rPr>
                <w:rFonts w:ascii="Arial" w:eastAsia="Arial" w:hAnsi="Arial" w:cs="Arial"/>
                <w:sz w:val="24"/>
                <w:szCs w:val="24"/>
              </w:rPr>
              <w:t xml:space="preserve"> CONTROLE DE ACESSO DA APLICAÇÃO</w:t>
            </w:r>
          </w:p>
        </w:tc>
      </w:tr>
      <w:tr w:rsidR="00DD6A51" w14:paraId="365DA7C0" w14:textId="77777777" w:rsidTr="001C14D2">
        <w:tc>
          <w:tcPr>
            <w:tcW w:w="1619" w:type="dxa"/>
          </w:tcPr>
          <w:p w14:paraId="0C374D01" w14:textId="77777777" w:rsidR="00DD6A51" w:rsidRDefault="00F372CC">
            <w:pPr>
              <w:jc w:val="center"/>
            </w:pPr>
            <w:r>
              <w:rPr>
                <w:rFonts w:ascii="Arial" w:eastAsia="Arial" w:hAnsi="Arial" w:cs="Arial"/>
                <w:sz w:val="24"/>
                <w:szCs w:val="24"/>
              </w:rPr>
              <w:t>RF8</w:t>
            </w:r>
          </w:p>
        </w:tc>
        <w:tc>
          <w:tcPr>
            <w:tcW w:w="6971" w:type="dxa"/>
          </w:tcPr>
          <w:p w14:paraId="4091D9CF" w14:textId="77777777" w:rsidR="00DD6A51" w:rsidRDefault="00F372CC">
            <w:r>
              <w:rPr>
                <w:rFonts w:ascii="Arial" w:eastAsia="Arial" w:hAnsi="Arial" w:cs="Arial"/>
                <w:sz w:val="24"/>
                <w:szCs w:val="24"/>
              </w:rPr>
              <w:t xml:space="preserve"> ALTERAR SENHA</w:t>
            </w:r>
          </w:p>
        </w:tc>
      </w:tr>
      <w:tr w:rsidR="00DD6A51" w14:paraId="5A042E8A" w14:textId="77777777" w:rsidTr="001C14D2">
        <w:tc>
          <w:tcPr>
            <w:tcW w:w="1619" w:type="dxa"/>
          </w:tcPr>
          <w:p w14:paraId="41F94A84" w14:textId="77777777" w:rsidR="00DD6A51" w:rsidRDefault="00F372CC">
            <w:pPr>
              <w:jc w:val="center"/>
            </w:pPr>
            <w:r>
              <w:rPr>
                <w:rFonts w:ascii="Arial" w:eastAsia="Arial" w:hAnsi="Arial" w:cs="Arial"/>
                <w:sz w:val="24"/>
                <w:szCs w:val="24"/>
              </w:rPr>
              <w:t>RF9</w:t>
            </w:r>
          </w:p>
        </w:tc>
        <w:tc>
          <w:tcPr>
            <w:tcW w:w="6971" w:type="dxa"/>
          </w:tcPr>
          <w:p w14:paraId="13AC74A9" w14:textId="77777777" w:rsidR="00DD6A51" w:rsidRDefault="00F372CC">
            <w:r>
              <w:rPr>
                <w:rFonts w:ascii="Arial" w:eastAsia="Arial" w:hAnsi="Arial" w:cs="Arial"/>
                <w:sz w:val="24"/>
                <w:szCs w:val="24"/>
              </w:rPr>
              <w:t xml:space="preserve"> ESQUECEU SENHA</w:t>
            </w:r>
          </w:p>
        </w:tc>
      </w:tr>
      <w:tr w:rsidR="00DD6A51" w14:paraId="4528A40B" w14:textId="77777777" w:rsidTr="001C14D2">
        <w:tc>
          <w:tcPr>
            <w:tcW w:w="1619" w:type="dxa"/>
          </w:tcPr>
          <w:p w14:paraId="6D7A5858" w14:textId="77777777" w:rsidR="00DD6A51" w:rsidRDefault="00F372CC">
            <w:pPr>
              <w:jc w:val="center"/>
            </w:pPr>
            <w:r>
              <w:rPr>
                <w:rFonts w:ascii="Arial" w:eastAsia="Arial" w:hAnsi="Arial" w:cs="Arial"/>
                <w:sz w:val="24"/>
                <w:szCs w:val="24"/>
              </w:rPr>
              <w:t>RF10</w:t>
            </w:r>
          </w:p>
        </w:tc>
        <w:tc>
          <w:tcPr>
            <w:tcW w:w="6971" w:type="dxa"/>
          </w:tcPr>
          <w:p w14:paraId="099C1D9C" w14:textId="77777777" w:rsidR="00DD6A51" w:rsidRDefault="00F372CC">
            <w:r>
              <w:rPr>
                <w:rFonts w:ascii="Arial" w:eastAsia="Arial" w:hAnsi="Arial" w:cs="Arial"/>
                <w:sz w:val="24"/>
                <w:szCs w:val="24"/>
              </w:rPr>
              <w:t xml:space="preserve"> CHAMADO</w:t>
            </w:r>
          </w:p>
        </w:tc>
      </w:tr>
      <w:tr w:rsidR="00DD6A51" w14:paraId="687CCFFF" w14:textId="77777777" w:rsidTr="001C14D2">
        <w:tc>
          <w:tcPr>
            <w:tcW w:w="1619" w:type="dxa"/>
          </w:tcPr>
          <w:p w14:paraId="432A0094" w14:textId="77777777" w:rsidR="00DD6A51" w:rsidRDefault="00F372CC">
            <w:pPr>
              <w:jc w:val="center"/>
            </w:pPr>
            <w:r>
              <w:rPr>
                <w:rFonts w:ascii="Arial" w:eastAsia="Arial" w:hAnsi="Arial" w:cs="Arial"/>
                <w:sz w:val="24"/>
                <w:szCs w:val="24"/>
              </w:rPr>
              <w:t>RF11</w:t>
            </w:r>
          </w:p>
        </w:tc>
        <w:tc>
          <w:tcPr>
            <w:tcW w:w="6971" w:type="dxa"/>
          </w:tcPr>
          <w:p w14:paraId="3D650BA7" w14:textId="77777777" w:rsidR="00DD6A51" w:rsidRDefault="00F372CC">
            <w:r>
              <w:rPr>
                <w:rFonts w:ascii="Arial" w:eastAsia="Arial" w:hAnsi="Arial" w:cs="Arial"/>
                <w:sz w:val="24"/>
                <w:szCs w:val="24"/>
              </w:rPr>
              <w:t xml:space="preserve"> INCLUIR CHAMADO</w:t>
            </w:r>
          </w:p>
        </w:tc>
      </w:tr>
      <w:tr w:rsidR="00DD6A51" w14:paraId="14AC4F2B" w14:textId="77777777" w:rsidTr="001C14D2">
        <w:tc>
          <w:tcPr>
            <w:tcW w:w="1619" w:type="dxa"/>
          </w:tcPr>
          <w:p w14:paraId="17444AAC" w14:textId="77777777" w:rsidR="00DD6A51" w:rsidRDefault="00F372CC">
            <w:pPr>
              <w:jc w:val="center"/>
            </w:pPr>
            <w:r>
              <w:rPr>
                <w:rFonts w:ascii="Arial" w:eastAsia="Arial" w:hAnsi="Arial" w:cs="Arial"/>
                <w:sz w:val="24"/>
                <w:szCs w:val="24"/>
              </w:rPr>
              <w:t>RF12</w:t>
            </w:r>
          </w:p>
        </w:tc>
        <w:tc>
          <w:tcPr>
            <w:tcW w:w="6971" w:type="dxa"/>
          </w:tcPr>
          <w:p w14:paraId="31F16494" w14:textId="77777777" w:rsidR="00DD6A51" w:rsidRDefault="00F372CC">
            <w:r>
              <w:rPr>
                <w:rFonts w:ascii="Arial" w:eastAsia="Arial" w:hAnsi="Arial" w:cs="Arial"/>
                <w:sz w:val="24"/>
                <w:szCs w:val="24"/>
              </w:rPr>
              <w:t xml:space="preserve"> EXCLUIR CHAMADO</w:t>
            </w:r>
          </w:p>
        </w:tc>
      </w:tr>
      <w:tr w:rsidR="00DD6A51" w14:paraId="06611BF9" w14:textId="77777777" w:rsidTr="001C14D2">
        <w:tc>
          <w:tcPr>
            <w:tcW w:w="1619" w:type="dxa"/>
          </w:tcPr>
          <w:p w14:paraId="3165F073" w14:textId="77777777" w:rsidR="00DD6A51" w:rsidRDefault="00F372CC">
            <w:pPr>
              <w:jc w:val="center"/>
            </w:pPr>
            <w:r>
              <w:rPr>
                <w:rFonts w:ascii="Arial" w:eastAsia="Arial" w:hAnsi="Arial" w:cs="Arial"/>
                <w:sz w:val="24"/>
                <w:szCs w:val="24"/>
              </w:rPr>
              <w:t>RF13</w:t>
            </w:r>
          </w:p>
        </w:tc>
        <w:tc>
          <w:tcPr>
            <w:tcW w:w="6971" w:type="dxa"/>
          </w:tcPr>
          <w:p w14:paraId="2EC63EB9" w14:textId="77777777" w:rsidR="00DD6A51" w:rsidRDefault="00F372CC">
            <w:r>
              <w:rPr>
                <w:rFonts w:ascii="Arial" w:eastAsia="Arial" w:hAnsi="Arial" w:cs="Arial"/>
                <w:sz w:val="24"/>
                <w:szCs w:val="24"/>
              </w:rPr>
              <w:t xml:space="preserve"> ALTERAÇÃO DO CHAMADO</w:t>
            </w:r>
          </w:p>
        </w:tc>
      </w:tr>
      <w:tr w:rsidR="00DD6A51" w14:paraId="072850BF" w14:textId="77777777" w:rsidTr="001C14D2">
        <w:tc>
          <w:tcPr>
            <w:tcW w:w="1619" w:type="dxa"/>
          </w:tcPr>
          <w:p w14:paraId="567ACDFD" w14:textId="77777777" w:rsidR="00DD6A51" w:rsidRDefault="00F372CC">
            <w:pPr>
              <w:jc w:val="center"/>
            </w:pPr>
            <w:r>
              <w:rPr>
                <w:rFonts w:ascii="Arial" w:eastAsia="Arial" w:hAnsi="Arial" w:cs="Arial"/>
                <w:sz w:val="24"/>
                <w:szCs w:val="24"/>
              </w:rPr>
              <w:t>RF14</w:t>
            </w:r>
          </w:p>
        </w:tc>
        <w:tc>
          <w:tcPr>
            <w:tcW w:w="6971" w:type="dxa"/>
          </w:tcPr>
          <w:p w14:paraId="403D3508" w14:textId="77777777" w:rsidR="00DD6A51" w:rsidRDefault="00F372CC">
            <w:r>
              <w:rPr>
                <w:rFonts w:ascii="Arial" w:eastAsia="Arial" w:hAnsi="Arial" w:cs="Arial"/>
                <w:sz w:val="24"/>
                <w:szCs w:val="24"/>
              </w:rPr>
              <w:t xml:space="preserve"> CATEGORIA</w:t>
            </w:r>
          </w:p>
        </w:tc>
      </w:tr>
      <w:tr w:rsidR="00DD6A51" w14:paraId="030D8072" w14:textId="77777777" w:rsidTr="001C14D2">
        <w:tc>
          <w:tcPr>
            <w:tcW w:w="1619" w:type="dxa"/>
          </w:tcPr>
          <w:p w14:paraId="30AE64E3" w14:textId="77777777" w:rsidR="00DD6A51" w:rsidRDefault="00F372CC">
            <w:pPr>
              <w:jc w:val="center"/>
            </w:pPr>
            <w:r>
              <w:rPr>
                <w:rFonts w:ascii="Arial" w:eastAsia="Arial" w:hAnsi="Arial" w:cs="Arial"/>
                <w:sz w:val="24"/>
                <w:szCs w:val="24"/>
              </w:rPr>
              <w:t>RF15</w:t>
            </w:r>
          </w:p>
        </w:tc>
        <w:tc>
          <w:tcPr>
            <w:tcW w:w="6971" w:type="dxa"/>
          </w:tcPr>
          <w:p w14:paraId="2D612677" w14:textId="77777777" w:rsidR="00DD6A51" w:rsidRDefault="00F372CC">
            <w:r>
              <w:rPr>
                <w:rFonts w:ascii="Arial" w:eastAsia="Arial" w:hAnsi="Arial" w:cs="Arial"/>
                <w:sz w:val="24"/>
                <w:szCs w:val="24"/>
              </w:rPr>
              <w:t xml:space="preserve"> INCLUIR CATEGORIA</w:t>
            </w:r>
          </w:p>
        </w:tc>
      </w:tr>
      <w:tr w:rsidR="00DD6A51" w14:paraId="7166ED14" w14:textId="77777777" w:rsidTr="001C14D2">
        <w:tc>
          <w:tcPr>
            <w:tcW w:w="1619" w:type="dxa"/>
          </w:tcPr>
          <w:p w14:paraId="38054764" w14:textId="77777777" w:rsidR="00DD6A51" w:rsidRDefault="00F372CC">
            <w:pPr>
              <w:jc w:val="center"/>
            </w:pPr>
            <w:r>
              <w:rPr>
                <w:rFonts w:ascii="Arial" w:eastAsia="Arial" w:hAnsi="Arial" w:cs="Arial"/>
                <w:sz w:val="24"/>
                <w:szCs w:val="24"/>
              </w:rPr>
              <w:t>RF16</w:t>
            </w:r>
          </w:p>
        </w:tc>
        <w:tc>
          <w:tcPr>
            <w:tcW w:w="6971" w:type="dxa"/>
          </w:tcPr>
          <w:p w14:paraId="3D90A717" w14:textId="77777777" w:rsidR="00DD6A51" w:rsidRDefault="00F372CC">
            <w:r>
              <w:rPr>
                <w:rFonts w:ascii="Arial" w:eastAsia="Arial" w:hAnsi="Arial" w:cs="Arial"/>
                <w:sz w:val="24"/>
                <w:szCs w:val="24"/>
              </w:rPr>
              <w:t xml:space="preserve"> ALTERAR CATEGORIA</w:t>
            </w:r>
          </w:p>
        </w:tc>
      </w:tr>
      <w:tr w:rsidR="00DD6A51" w14:paraId="5749B413" w14:textId="77777777" w:rsidTr="001C14D2">
        <w:tc>
          <w:tcPr>
            <w:tcW w:w="1619" w:type="dxa"/>
          </w:tcPr>
          <w:p w14:paraId="14A1FC4C" w14:textId="77777777" w:rsidR="00DD6A51" w:rsidRDefault="00F372CC">
            <w:pPr>
              <w:jc w:val="center"/>
            </w:pPr>
            <w:r>
              <w:rPr>
                <w:rFonts w:ascii="Arial" w:eastAsia="Arial" w:hAnsi="Arial" w:cs="Arial"/>
                <w:sz w:val="24"/>
                <w:szCs w:val="24"/>
              </w:rPr>
              <w:t>RF17</w:t>
            </w:r>
          </w:p>
        </w:tc>
        <w:tc>
          <w:tcPr>
            <w:tcW w:w="6971" w:type="dxa"/>
          </w:tcPr>
          <w:p w14:paraId="2558B5F8" w14:textId="77777777" w:rsidR="00DD6A51" w:rsidRDefault="00F372CC">
            <w:r>
              <w:rPr>
                <w:rFonts w:ascii="Arial" w:eastAsia="Arial" w:hAnsi="Arial" w:cs="Arial"/>
                <w:sz w:val="24"/>
                <w:szCs w:val="24"/>
              </w:rPr>
              <w:t xml:space="preserve"> EXCLUIR CATEGORIA</w:t>
            </w:r>
          </w:p>
        </w:tc>
      </w:tr>
      <w:tr w:rsidR="00DD6A51" w14:paraId="4B634EA5" w14:textId="77777777" w:rsidTr="001C14D2">
        <w:tc>
          <w:tcPr>
            <w:tcW w:w="1619" w:type="dxa"/>
          </w:tcPr>
          <w:p w14:paraId="418E1398" w14:textId="77777777" w:rsidR="00DD6A51" w:rsidRDefault="00F372CC">
            <w:pPr>
              <w:jc w:val="center"/>
            </w:pPr>
            <w:r>
              <w:rPr>
                <w:rFonts w:ascii="Arial" w:eastAsia="Arial" w:hAnsi="Arial" w:cs="Arial"/>
                <w:sz w:val="24"/>
                <w:szCs w:val="24"/>
              </w:rPr>
              <w:t>RF18</w:t>
            </w:r>
          </w:p>
        </w:tc>
        <w:tc>
          <w:tcPr>
            <w:tcW w:w="6971" w:type="dxa"/>
          </w:tcPr>
          <w:p w14:paraId="02928E22" w14:textId="77777777" w:rsidR="00DD6A51" w:rsidRDefault="00F372CC">
            <w:r>
              <w:rPr>
                <w:rFonts w:ascii="Arial" w:eastAsia="Arial" w:hAnsi="Arial" w:cs="Arial"/>
                <w:sz w:val="24"/>
                <w:szCs w:val="24"/>
              </w:rPr>
              <w:t xml:space="preserve"> CRIAÇÃO DE GRUPO DE USUÁRIO</w:t>
            </w:r>
          </w:p>
        </w:tc>
      </w:tr>
      <w:tr w:rsidR="00DD6A51" w14:paraId="3C6A0921" w14:textId="77777777" w:rsidTr="001C14D2">
        <w:tc>
          <w:tcPr>
            <w:tcW w:w="1619" w:type="dxa"/>
          </w:tcPr>
          <w:p w14:paraId="3BCCF4CC" w14:textId="77777777" w:rsidR="00DD6A51" w:rsidRDefault="00F372CC">
            <w:pPr>
              <w:jc w:val="center"/>
            </w:pPr>
            <w:r>
              <w:rPr>
                <w:rFonts w:ascii="Arial" w:eastAsia="Arial" w:hAnsi="Arial" w:cs="Arial"/>
                <w:sz w:val="24"/>
                <w:szCs w:val="24"/>
              </w:rPr>
              <w:lastRenderedPageBreak/>
              <w:t>RF19</w:t>
            </w:r>
          </w:p>
        </w:tc>
        <w:tc>
          <w:tcPr>
            <w:tcW w:w="6971" w:type="dxa"/>
          </w:tcPr>
          <w:p w14:paraId="40D81352" w14:textId="77777777" w:rsidR="00DD6A51" w:rsidRDefault="00F372CC">
            <w:r>
              <w:rPr>
                <w:rFonts w:ascii="Arial" w:eastAsia="Arial" w:hAnsi="Arial" w:cs="Arial"/>
                <w:sz w:val="24"/>
                <w:szCs w:val="24"/>
              </w:rPr>
              <w:t xml:space="preserve"> ATRIBUIÇÃO DE PAPÉIS PARA GRUPO DE USUÁRIO</w:t>
            </w:r>
          </w:p>
        </w:tc>
      </w:tr>
      <w:tr w:rsidR="00DD6A51" w14:paraId="6949F4B0" w14:textId="77777777" w:rsidTr="001C14D2">
        <w:tc>
          <w:tcPr>
            <w:tcW w:w="1619" w:type="dxa"/>
          </w:tcPr>
          <w:p w14:paraId="4AED16BF" w14:textId="77777777" w:rsidR="00DD6A51" w:rsidRDefault="00F372CC">
            <w:pPr>
              <w:jc w:val="center"/>
            </w:pPr>
            <w:r>
              <w:rPr>
                <w:rFonts w:ascii="Arial" w:eastAsia="Arial" w:hAnsi="Arial" w:cs="Arial"/>
                <w:sz w:val="24"/>
                <w:szCs w:val="24"/>
              </w:rPr>
              <w:t>RF20</w:t>
            </w:r>
          </w:p>
        </w:tc>
        <w:tc>
          <w:tcPr>
            <w:tcW w:w="6971" w:type="dxa"/>
          </w:tcPr>
          <w:p w14:paraId="048E7C7A" w14:textId="77777777" w:rsidR="00DD6A51" w:rsidRDefault="00F372CC">
            <w:r>
              <w:rPr>
                <w:rFonts w:ascii="Arial" w:eastAsia="Arial" w:hAnsi="Arial" w:cs="Arial"/>
                <w:sz w:val="24"/>
                <w:szCs w:val="24"/>
              </w:rPr>
              <w:t xml:space="preserve"> RELATÓRIO TEMPO DE RESPOSTA X CATEGORIA</w:t>
            </w:r>
          </w:p>
        </w:tc>
      </w:tr>
      <w:tr w:rsidR="00DD6A51" w14:paraId="6ED6DEE0" w14:textId="77777777" w:rsidTr="001C14D2">
        <w:tc>
          <w:tcPr>
            <w:tcW w:w="1619" w:type="dxa"/>
          </w:tcPr>
          <w:p w14:paraId="553CEFC2" w14:textId="77777777" w:rsidR="00DD6A51" w:rsidRDefault="00F372CC">
            <w:pPr>
              <w:jc w:val="center"/>
            </w:pPr>
            <w:r>
              <w:rPr>
                <w:rFonts w:ascii="Arial" w:eastAsia="Arial" w:hAnsi="Arial" w:cs="Arial"/>
                <w:sz w:val="24"/>
                <w:szCs w:val="24"/>
              </w:rPr>
              <w:t>RF21</w:t>
            </w:r>
          </w:p>
        </w:tc>
        <w:tc>
          <w:tcPr>
            <w:tcW w:w="6971" w:type="dxa"/>
          </w:tcPr>
          <w:p w14:paraId="1DC6CDEE" w14:textId="77777777" w:rsidR="00DD6A51" w:rsidRDefault="00F372CC">
            <w:r>
              <w:rPr>
                <w:rFonts w:ascii="Arial" w:eastAsia="Arial" w:hAnsi="Arial" w:cs="Arial"/>
                <w:sz w:val="24"/>
                <w:szCs w:val="24"/>
              </w:rPr>
              <w:t xml:space="preserve"> RELATÓRIO TEMPO DE RESPOSTA ESPERADO</w:t>
            </w:r>
          </w:p>
        </w:tc>
      </w:tr>
      <w:tr w:rsidR="00DD6A51" w14:paraId="1DB423C9" w14:textId="77777777" w:rsidTr="001C14D2">
        <w:tc>
          <w:tcPr>
            <w:tcW w:w="1619" w:type="dxa"/>
          </w:tcPr>
          <w:p w14:paraId="44313927" w14:textId="77777777" w:rsidR="00DD6A51" w:rsidRDefault="00F372CC">
            <w:pPr>
              <w:jc w:val="center"/>
            </w:pPr>
            <w:r>
              <w:rPr>
                <w:rFonts w:ascii="Arial" w:eastAsia="Arial" w:hAnsi="Arial" w:cs="Arial"/>
                <w:sz w:val="24"/>
                <w:szCs w:val="24"/>
              </w:rPr>
              <w:t>RF22</w:t>
            </w:r>
          </w:p>
        </w:tc>
        <w:tc>
          <w:tcPr>
            <w:tcW w:w="6971" w:type="dxa"/>
          </w:tcPr>
          <w:p w14:paraId="2F6A57B9" w14:textId="77777777" w:rsidR="00DD6A51" w:rsidRDefault="00F372CC">
            <w:r>
              <w:rPr>
                <w:rFonts w:ascii="Arial" w:eastAsia="Arial" w:hAnsi="Arial" w:cs="Arial"/>
                <w:sz w:val="24"/>
                <w:szCs w:val="24"/>
              </w:rPr>
              <w:t xml:space="preserve"> RELATÓRIO CHAMADO ABERTO</w:t>
            </w:r>
          </w:p>
        </w:tc>
      </w:tr>
      <w:tr w:rsidR="00DD6A51" w14:paraId="6EB8960E" w14:textId="77777777" w:rsidTr="001C14D2">
        <w:tc>
          <w:tcPr>
            <w:tcW w:w="1619" w:type="dxa"/>
          </w:tcPr>
          <w:p w14:paraId="22CD85C0" w14:textId="77777777" w:rsidR="00DD6A51" w:rsidRDefault="00F372CC">
            <w:pPr>
              <w:jc w:val="center"/>
            </w:pPr>
            <w:r>
              <w:rPr>
                <w:rFonts w:ascii="Arial" w:eastAsia="Arial" w:hAnsi="Arial" w:cs="Arial"/>
                <w:sz w:val="24"/>
                <w:szCs w:val="24"/>
              </w:rPr>
              <w:t>RF23</w:t>
            </w:r>
          </w:p>
        </w:tc>
        <w:tc>
          <w:tcPr>
            <w:tcW w:w="6971" w:type="dxa"/>
          </w:tcPr>
          <w:p w14:paraId="4190E546" w14:textId="77777777" w:rsidR="00DD6A51" w:rsidRDefault="00F372CC">
            <w:r>
              <w:rPr>
                <w:rFonts w:ascii="Arial" w:eastAsia="Arial" w:hAnsi="Arial" w:cs="Arial"/>
                <w:sz w:val="24"/>
                <w:szCs w:val="24"/>
              </w:rPr>
              <w:t xml:space="preserve"> RELATÓRIO CHAMADO ABERTO X RESPONSÁVEL</w:t>
            </w:r>
          </w:p>
        </w:tc>
      </w:tr>
      <w:tr w:rsidR="00DD6A51" w14:paraId="15FC3200" w14:textId="77777777" w:rsidTr="001C14D2">
        <w:tc>
          <w:tcPr>
            <w:tcW w:w="1619" w:type="dxa"/>
          </w:tcPr>
          <w:p w14:paraId="3A6178F1" w14:textId="77777777" w:rsidR="00DD6A51" w:rsidRDefault="00F372CC">
            <w:pPr>
              <w:jc w:val="center"/>
            </w:pPr>
            <w:r>
              <w:rPr>
                <w:rFonts w:ascii="Arial" w:eastAsia="Arial" w:hAnsi="Arial" w:cs="Arial"/>
                <w:sz w:val="24"/>
                <w:szCs w:val="24"/>
              </w:rPr>
              <w:t>RF24</w:t>
            </w:r>
          </w:p>
        </w:tc>
        <w:tc>
          <w:tcPr>
            <w:tcW w:w="6971" w:type="dxa"/>
          </w:tcPr>
          <w:p w14:paraId="48699815" w14:textId="77777777" w:rsidR="00DD6A51" w:rsidRDefault="00F372CC">
            <w:r>
              <w:rPr>
                <w:rFonts w:ascii="Arial" w:eastAsia="Arial" w:hAnsi="Arial" w:cs="Arial"/>
                <w:sz w:val="24"/>
                <w:szCs w:val="24"/>
              </w:rPr>
              <w:t xml:space="preserve"> RELATÓRIO CHAMADO FECHADO X RESPONSÁVEL</w:t>
            </w:r>
          </w:p>
        </w:tc>
      </w:tr>
      <w:tr w:rsidR="00DD6A51" w14:paraId="36953225" w14:textId="77777777" w:rsidTr="001C14D2">
        <w:tc>
          <w:tcPr>
            <w:tcW w:w="1619" w:type="dxa"/>
          </w:tcPr>
          <w:p w14:paraId="0716F1B6" w14:textId="77777777" w:rsidR="00DD6A51" w:rsidRDefault="00F372CC">
            <w:pPr>
              <w:jc w:val="center"/>
            </w:pPr>
            <w:r>
              <w:rPr>
                <w:rFonts w:ascii="Arial" w:eastAsia="Arial" w:hAnsi="Arial" w:cs="Arial"/>
                <w:sz w:val="24"/>
                <w:szCs w:val="24"/>
              </w:rPr>
              <w:t>RF25</w:t>
            </w:r>
          </w:p>
        </w:tc>
        <w:tc>
          <w:tcPr>
            <w:tcW w:w="6971" w:type="dxa"/>
          </w:tcPr>
          <w:p w14:paraId="16438014" w14:textId="77777777" w:rsidR="00DD6A51" w:rsidRDefault="00F372CC">
            <w:r>
              <w:rPr>
                <w:rFonts w:ascii="Arial" w:eastAsia="Arial" w:hAnsi="Arial" w:cs="Arial"/>
                <w:sz w:val="24"/>
                <w:szCs w:val="24"/>
              </w:rPr>
              <w:t xml:space="preserve"> RELATÓRIO CHAMADO X USUÁRIO X PAPEL</w:t>
            </w:r>
          </w:p>
        </w:tc>
      </w:tr>
      <w:tr w:rsidR="00DD6A51" w14:paraId="16F327B1" w14:textId="77777777" w:rsidTr="001C14D2">
        <w:tc>
          <w:tcPr>
            <w:tcW w:w="1619" w:type="dxa"/>
          </w:tcPr>
          <w:p w14:paraId="14B175BC" w14:textId="77777777" w:rsidR="00DD6A51" w:rsidRDefault="00F372CC">
            <w:pPr>
              <w:jc w:val="center"/>
            </w:pPr>
            <w:r>
              <w:rPr>
                <w:rFonts w:ascii="Arial" w:eastAsia="Arial" w:hAnsi="Arial" w:cs="Arial"/>
                <w:sz w:val="24"/>
                <w:szCs w:val="24"/>
              </w:rPr>
              <w:t>RF26</w:t>
            </w:r>
          </w:p>
        </w:tc>
        <w:tc>
          <w:tcPr>
            <w:tcW w:w="6971" w:type="dxa"/>
          </w:tcPr>
          <w:p w14:paraId="76FE5AED" w14:textId="77777777" w:rsidR="00DD6A51" w:rsidRDefault="00F372CC" w:rsidP="008F738E">
            <w:pPr>
              <w:keepNext/>
            </w:pPr>
            <w:r>
              <w:rPr>
                <w:rFonts w:ascii="Arial" w:eastAsia="Arial" w:hAnsi="Arial" w:cs="Arial"/>
                <w:sz w:val="24"/>
                <w:szCs w:val="24"/>
              </w:rPr>
              <w:t xml:space="preserve"> RELATÓRIO CHAMADO X STATUS DO TICKET</w:t>
            </w:r>
          </w:p>
        </w:tc>
      </w:tr>
    </w:tbl>
    <w:p w14:paraId="21521021" w14:textId="17ABA062" w:rsidR="008F738E" w:rsidRPr="007B5338" w:rsidRDefault="008F738E">
      <w:pPr>
        <w:pStyle w:val="Legenda"/>
        <w:rPr>
          <w:rFonts w:ascii="Arial" w:eastAsia="Arial" w:hAnsi="Arial" w:cs="Arial"/>
          <w:color w:val="auto"/>
          <w:sz w:val="20"/>
          <w:szCs w:val="20"/>
          <w:rPrChange w:id="836" w:author="Bruno dos Santos Rodrigues" w:date="2016-12-03T21:18:00Z">
            <w:rPr>
              <w:rFonts w:ascii="Arial" w:hAnsi="Arial" w:cs="Arial"/>
              <w:color w:val="auto"/>
              <w:sz w:val="20"/>
              <w:szCs w:val="20"/>
            </w:rPr>
          </w:rPrChange>
        </w:rPr>
      </w:pPr>
      <w:bookmarkStart w:id="837" w:name="_Toc468561693"/>
      <w:r w:rsidRPr="007B5338">
        <w:rPr>
          <w:rFonts w:ascii="Arial" w:eastAsia="Arial" w:hAnsi="Arial" w:cs="Arial"/>
          <w:color w:val="auto"/>
          <w:sz w:val="20"/>
          <w:szCs w:val="20"/>
          <w:rPrChange w:id="838" w:author="Bruno dos Santos Rodrigues" w:date="2016-12-03T21:18:00Z">
            <w:rPr>
              <w:rFonts w:ascii="Arial" w:hAnsi="Arial" w:cs="Arial"/>
              <w:color w:val="auto"/>
              <w:sz w:val="20"/>
              <w:szCs w:val="20"/>
            </w:rPr>
          </w:rPrChange>
        </w:rPr>
        <w:t xml:space="preserve">Tabela </w:t>
      </w:r>
      <w:r w:rsidRPr="007B5338">
        <w:rPr>
          <w:rFonts w:ascii="Arial" w:hAnsi="Arial" w:cs="Arial"/>
          <w:sz w:val="20"/>
          <w:szCs w:val="20"/>
          <w:rPrChange w:id="839" w:author="Bruno dos Santos Rodrigues" w:date="2016-12-03T21:18:00Z">
            <w:rPr>
              <w:rFonts w:ascii="Arial" w:hAnsi="Arial" w:cs="Arial"/>
              <w:color w:val="auto"/>
              <w:sz w:val="20"/>
              <w:szCs w:val="20"/>
            </w:rPr>
          </w:rPrChange>
        </w:rPr>
        <w:fldChar w:fldCharType="begin"/>
      </w:r>
      <w:r w:rsidRPr="007B5338">
        <w:rPr>
          <w:rFonts w:ascii="Arial" w:hAnsi="Arial" w:cs="Arial"/>
          <w:color w:val="auto"/>
          <w:sz w:val="20"/>
          <w:szCs w:val="20"/>
        </w:rPr>
        <w:instrText xml:space="preserve"> SEQ Tabela \* ARABIC </w:instrText>
      </w:r>
      <w:r w:rsidRPr="007B5338">
        <w:rPr>
          <w:rFonts w:ascii="Arial" w:hAnsi="Arial" w:cs="Arial"/>
          <w:color w:val="auto"/>
          <w:sz w:val="20"/>
          <w:szCs w:val="20"/>
          <w:rPrChange w:id="840" w:author="Bruno dos Santos Rodrigues" w:date="2016-12-03T21:18:00Z">
            <w:rPr>
              <w:rFonts w:ascii="Arial" w:hAnsi="Arial" w:cs="Arial"/>
              <w:color w:val="auto"/>
              <w:sz w:val="20"/>
              <w:szCs w:val="20"/>
            </w:rPr>
          </w:rPrChange>
        </w:rPr>
        <w:fldChar w:fldCharType="separate"/>
      </w:r>
      <w:r w:rsidR="00CF273E" w:rsidRPr="007B5338">
        <w:rPr>
          <w:rFonts w:ascii="Arial" w:eastAsia="Arial" w:hAnsi="Arial" w:cs="Arial"/>
          <w:color w:val="auto"/>
          <w:sz w:val="20"/>
          <w:szCs w:val="20"/>
          <w:rPrChange w:id="841" w:author="Bruno dos Santos Rodrigues" w:date="2016-12-03T21:18:00Z">
            <w:rPr>
              <w:rFonts w:ascii="Arial" w:hAnsi="Arial" w:cs="Arial"/>
              <w:noProof/>
              <w:color w:val="auto"/>
              <w:sz w:val="20"/>
              <w:szCs w:val="20"/>
            </w:rPr>
          </w:rPrChange>
        </w:rPr>
        <w:t>1</w:t>
      </w:r>
      <w:r w:rsidRPr="007B5338">
        <w:rPr>
          <w:rFonts w:ascii="Arial" w:hAnsi="Arial" w:cs="Arial"/>
          <w:sz w:val="20"/>
          <w:szCs w:val="20"/>
          <w:rPrChange w:id="842" w:author="Bruno dos Santos Rodrigues" w:date="2016-12-03T21:18:00Z">
            <w:rPr>
              <w:rFonts w:ascii="Arial" w:hAnsi="Arial" w:cs="Arial"/>
              <w:color w:val="auto"/>
              <w:sz w:val="20"/>
              <w:szCs w:val="20"/>
            </w:rPr>
          </w:rPrChange>
        </w:rPr>
        <w:fldChar w:fldCharType="end"/>
      </w:r>
      <w:r w:rsidRPr="007B5338">
        <w:rPr>
          <w:rFonts w:ascii="Arial" w:eastAsia="Arial" w:hAnsi="Arial" w:cs="Arial"/>
          <w:color w:val="auto"/>
          <w:sz w:val="20"/>
          <w:szCs w:val="20"/>
          <w:rPrChange w:id="843" w:author="Bruno dos Santos Rodrigues" w:date="2016-12-03T21:18:00Z">
            <w:rPr>
              <w:rFonts w:ascii="Arial" w:hAnsi="Arial" w:cs="Arial"/>
              <w:color w:val="auto"/>
              <w:sz w:val="20"/>
              <w:szCs w:val="20"/>
            </w:rPr>
          </w:rPrChange>
        </w:rPr>
        <w:t xml:space="preserve"> - Requisitos funcionais</w:t>
      </w:r>
      <w:bookmarkEnd w:id="837"/>
    </w:p>
    <w:p w14:paraId="6EB15FA6" w14:textId="77777777" w:rsidR="00DD6A51" w:rsidRDefault="00F372CC">
      <w:pPr>
        <w:numPr>
          <w:ilvl w:val="0"/>
          <w:numId w:val="13"/>
        </w:numPr>
        <w:spacing w:before="240" w:after="120"/>
        <w:ind w:left="426" w:hanging="360"/>
      </w:pPr>
      <w:r w:rsidRPr="001C14D2">
        <w:rPr>
          <w:rFonts w:ascii="Arial" w:eastAsia="Arial" w:hAnsi="Arial" w:cs="Arial"/>
          <w:b/>
          <w:sz w:val="24"/>
          <w:szCs w:val="24"/>
        </w:rPr>
        <w:t>Lista de Requisitos Não Funcionais</w:t>
      </w:r>
    </w:p>
    <w:tbl>
      <w:tblPr>
        <w:tblW w:w="8644"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668"/>
        <w:gridCol w:w="6976"/>
      </w:tblGrid>
      <w:tr w:rsidR="00DD6A51" w14:paraId="07D9AF69" w14:textId="77777777" w:rsidTr="001C14D2">
        <w:tc>
          <w:tcPr>
            <w:tcW w:w="1668" w:type="dxa"/>
          </w:tcPr>
          <w:p w14:paraId="25AF5B91" w14:textId="77777777" w:rsidR="00DD6A51" w:rsidRDefault="00F372CC">
            <w:pPr>
              <w:jc w:val="center"/>
            </w:pPr>
            <w:r>
              <w:rPr>
                <w:rFonts w:ascii="Arial" w:eastAsia="Arial" w:hAnsi="Arial" w:cs="Arial"/>
                <w:b/>
                <w:sz w:val="24"/>
                <w:szCs w:val="24"/>
              </w:rPr>
              <w:t>Número</w:t>
            </w:r>
          </w:p>
        </w:tc>
        <w:tc>
          <w:tcPr>
            <w:tcW w:w="6976" w:type="dxa"/>
          </w:tcPr>
          <w:p w14:paraId="535891AE" w14:textId="77777777" w:rsidR="00DD6A51" w:rsidRDefault="00F372CC">
            <w:r>
              <w:rPr>
                <w:rFonts w:ascii="Arial" w:eastAsia="Arial" w:hAnsi="Arial" w:cs="Arial"/>
                <w:b/>
                <w:sz w:val="24"/>
                <w:szCs w:val="24"/>
              </w:rPr>
              <w:t>Nome/Breve Descrição</w:t>
            </w:r>
          </w:p>
        </w:tc>
      </w:tr>
      <w:tr w:rsidR="00DD6A51" w14:paraId="3E73AFA5" w14:textId="77777777" w:rsidTr="001C14D2">
        <w:tc>
          <w:tcPr>
            <w:tcW w:w="1668" w:type="dxa"/>
          </w:tcPr>
          <w:p w14:paraId="452AF189" w14:textId="77777777" w:rsidR="00DD6A51" w:rsidRDefault="00F372CC">
            <w:pPr>
              <w:jc w:val="center"/>
            </w:pPr>
            <w:r>
              <w:rPr>
                <w:rFonts w:ascii="Arial" w:eastAsia="Arial" w:hAnsi="Arial" w:cs="Arial"/>
                <w:sz w:val="24"/>
                <w:szCs w:val="24"/>
              </w:rPr>
              <w:t>RNF01</w:t>
            </w:r>
          </w:p>
        </w:tc>
        <w:tc>
          <w:tcPr>
            <w:tcW w:w="6976" w:type="dxa"/>
          </w:tcPr>
          <w:p w14:paraId="1B80FCEC" w14:textId="77777777" w:rsidR="00DD6A51" w:rsidRDefault="00F372CC">
            <w:pPr>
              <w:jc w:val="both"/>
            </w:pPr>
            <w:r>
              <w:rPr>
                <w:rFonts w:ascii="Arial" w:eastAsia="Arial" w:hAnsi="Arial" w:cs="Arial"/>
                <w:sz w:val="24"/>
                <w:szCs w:val="24"/>
              </w:rPr>
              <w:t xml:space="preserve"> TREINAMENTO PARA O USUÁRIO</w:t>
            </w:r>
          </w:p>
        </w:tc>
      </w:tr>
      <w:tr w:rsidR="00DD6A51" w14:paraId="28188F9D" w14:textId="77777777" w:rsidTr="001C14D2">
        <w:tc>
          <w:tcPr>
            <w:tcW w:w="1668" w:type="dxa"/>
          </w:tcPr>
          <w:p w14:paraId="77261279" w14:textId="77777777" w:rsidR="00DD6A51" w:rsidRDefault="00F372CC">
            <w:pPr>
              <w:jc w:val="center"/>
            </w:pPr>
            <w:r>
              <w:rPr>
                <w:rFonts w:ascii="Arial" w:eastAsia="Arial" w:hAnsi="Arial" w:cs="Arial"/>
                <w:sz w:val="24"/>
                <w:szCs w:val="24"/>
              </w:rPr>
              <w:t>RNF02</w:t>
            </w:r>
          </w:p>
        </w:tc>
        <w:tc>
          <w:tcPr>
            <w:tcW w:w="6976" w:type="dxa"/>
          </w:tcPr>
          <w:p w14:paraId="0A9F9B61" w14:textId="77777777" w:rsidR="00DD6A51" w:rsidRDefault="00F372CC">
            <w:pPr>
              <w:jc w:val="both"/>
            </w:pPr>
            <w:r>
              <w:rPr>
                <w:rFonts w:ascii="Arial" w:eastAsia="Arial" w:hAnsi="Arial" w:cs="Arial"/>
                <w:sz w:val="24"/>
                <w:szCs w:val="24"/>
              </w:rPr>
              <w:t xml:space="preserve"> CRIAÇÃO DO BANCO DE DADOS PARA O SISTEMA DO USUÁRIO</w:t>
            </w:r>
          </w:p>
        </w:tc>
      </w:tr>
      <w:tr w:rsidR="00DD6A51" w14:paraId="332438B8" w14:textId="77777777" w:rsidTr="001C14D2">
        <w:tc>
          <w:tcPr>
            <w:tcW w:w="1668" w:type="dxa"/>
          </w:tcPr>
          <w:p w14:paraId="514A366D" w14:textId="77777777" w:rsidR="00DD6A51" w:rsidRDefault="00F372CC">
            <w:pPr>
              <w:jc w:val="center"/>
            </w:pPr>
            <w:r>
              <w:rPr>
                <w:rFonts w:ascii="Arial" w:eastAsia="Arial" w:hAnsi="Arial" w:cs="Arial"/>
                <w:sz w:val="24"/>
                <w:szCs w:val="24"/>
              </w:rPr>
              <w:t>RNF03</w:t>
            </w:r>
          </w:p>
        </w:tc>
        <w:tc>
          <w:tcPr>
            <w:tcW w:w="6976" w:type="dxa"/>
          </w:tcPr>
          <w:p w14:paraId="2716DCE0" w14:textId="77777777" w:rsidR="00DD6A51" w:rsidRDefault="00F372CC">
            <w:pPr>
              <w:jc w:val="both"/>
            </w:pPr>
            <w:r>
              <w:rPr>
                <w:rFonts w:ascii="Arial" w:eastAsia="Arial" w:hAnsi="Arial" w:cs="Arial"/>
                <w:sz w:val="24"/>
                <w:szCs w:val="24"/>
              </w:rPr>
              <w:t xml:space="preserve"> SERVIDOR DE BANCO DE DADOS</w:t>
            </w:r>
          </w:p>
        </w:tc>
      </w:tr>
      <w:tr w:rsidR="00DD6A51" w14:paraId="72076525" w14:textId="77777777" w:rsidTr="001C14D2">
        <w:tc>
          <w:tcPr>
            <w:tcW w:w="1668" w:type="dxa"/>
          </w:tcPr>
          <w:p w14:paraId="0FA0BF4B" w14:textId="77777777" w:rsidR="00DD6A51" w:rsidRDefault="00F372CC">
            <w:pPr>
              <w:jc w:val="center"/>
            </w:pPr>
            <w:r>
              <w:rPr>
                <w:rFonts w:ascii="Arial" w:eastAsia="Arial" w:hAnsi="Arial" w:cs="Arial"/>
                <w:sz w:val="24"/>
                <w:szCs w:val="24"/>
              </w:rPr>
              <w:t>RNF04</w:t>
            </w:r>
          </w:p>
        </w:tc>
        <w:tc>
          <w:tcPr>
            <w:tcW w:w="6976" w:type="dxa"/>
          </w:tcPr>
          <w:p w14:paraId="24D7488F" w14:textId="77777777" w:rsidR="00DD6A51" w:rsidRDefault="00F372CC">
            <w:pPr>
              <w:jc w:val="both"/>
            </w:pPr>
            <w:r>
              <w:rPr>
                <w:rFonts w:ascii="Arial" w:eastAsia="Arial" w:hAnsi="Arial" w:cs="Arial"/>
                <w:sz w:val="24"/>
                <w:szCs w:val="24"/>
              </w:rPr>
              <w:t xml:space="preserve"> CONEXÃO COM A INTERNET</w:t>
            </w:r>
          </w:p>
        </w:tc>
      </w:tr>
      <w:tr w:rsidR="00DD6A51" w14:paraId="26D1BDC1" w14:textId="77777777" w:rsidTr="001C14D2">
        <w:tc>
          <w:tcPr>
            <w:tcW w:w="1668" w:type="dxa"/>
          </w:tcPr>
          <w:p w14:paraId="20C03C6C" w14:textId="77777777" w:rsidR="00DD6A51" w:rsidRDefault="00F372CC">
            <w:pPr>
              <w:jc w:val="center"/>
            </w:pPr>
            <w:r>
              <w:rPr>
                <w:rFonts w:ascii="Arial" w:eastAsia="Arial" w:hAnsi="Arial" w:cs="Arial"/>
                <w:sz w:val="24"/>
                <w:szCs w:val="24"/>
              </w:rPr>
              <w:t>RNF05</w:t>
            </w:r>
          </w:p>
        </w:tc>
        <w:tc>
          <w:tcPr>
            <w:tcW w:w="6976" w:type="dxa"/>
          </w:tcPr>
          <w:p w14:paraId="09DAB801" w14:textId="77777777" w:rsidR="00DD6A51" w:rsidRDefault="00F372CC">
            <w:pPr>
              <w:jc w:val="both"/>
            </w:pPr>
            <w:r>
              <w:rPr>
                <w:rFonts w:ascii="Arial" w:eastAsia="Arial" w:hAnsi="Arial" w:cs="Arial"/>
                <w:sz w:val="24"/>
                <w:szCs w:val="24"/>
              </w:rPr>
              <w:t xml:space="preserve"> TER O KAIZEN INSTALADO NO COMPUTADOR </w:t>
            </w:r>
          </w:p>
        </w:tc>
      </w:tr>
      <w:tr w:rsidR="00DD6A51" w14:paraId="1FD07D0B" w14:textId="77777777" w:rsidTr="001C14D2">
        <w:tc>
          <w:tcPr>
            <w:tcW w:w="1668" w:type="dxa"/>
          </w:tcPr>
          <w:p w14:paraId="57696237" w14:textId="77777777" w:rsidR="00DD6A51" w:rsidRDefault="00F372CC">
            <w:pPr>
              <w:jc w:val="center"/>
            </w:pPr>
            <w:r>
              <w:rPr>
                <w:rFonts w:ascii="Arial" w:eastAsia="Arial" w:hAnsi="Arial" w:cs="Arial"/>
                <w:sz w:val="24"/>
                <w:szCs w:val="24"/>
              </w:rPr>
              <w:t>RNF06</w:t>
            </w:r>
          </w:p>
        </w:tc>
        <w:tc>
          <w:tcPr>
            <w:tcW w:w="6976" w:type="dxa"/>
          </w:tcPr>
          <w:p w14:paraId="00E9AE4D" w14:textId="77777777" w:rsidR="00DD6A51" w:rsidRDefault="00F372CC">
            <w:pPr>
              <w:jc w:val="both"/>
            </w:pPr>
            <w:r>
              <w:rPr>
                <w:rFonts w:ascii="Arial" w:eastAsia="Arial" w:hAnsi="Arial" w:cs="Arial"/>
                <w:sz w:val="24"/>
                <w:szCs w:val="24"/>
              </w:rPr>
              <w:t xml:space="preserve"> CONEXÃO COM DISCO LOCAL PARA BANCO DE DADOS</w:t>
            </w:r>
          </w:p>
        </w:tc>
      </w:tr>
      <w:tr w:rsidR="00DD6A51" w14:paraId="031BAAF4" w14:textId="77777777" w:rsidTr="001C14D2">
        <w:tc>
          <w:tcPr>
            <w:tcW w:w="1668" w:type="dxa"/>
          </w:tcPr>
          <w:p w14:paraId="1C59C3E6" w14:textId="77777777" w:rsidR="00DD6A51" w:rsidRDefault="00F372CC">
            <w:pPr>
              <w:jc w:val="center"/>
            </w:pPr>
            <w:r>
              <w:rPr>
                <w:rFonts w:ascii="Arial" w:eastAsia="Arial" w:hAnsi="Arial" w:cs="Arial"/>
                <w:sz w:val="24"/>
                <w:szCs w:val="24"/>
              </w:rPr>
              <w:t>RNF07</w:t>
            </w:r>
          </w:p>
        </w:tc>
        <w:tc>
          <w:tcPr>
            <w:tcW w:w="6976" w:type="dxa"/>
          </w:tcPr>
          <w:p w14:paraId="3ABD16AC" w14:textId="77777777" w:rsidR="00DD6A51" w:rsidRDefault="00F372CC">
            <w:pPr>
              <w:jc w:val="both"/>
            </w:pPr>
            <w:r>
              <w:rPr>
                <w:rFonts w:ascii="Arial" w:eastAsia="Arial" w:hAnsi="Arial" w:cs="Arial"/>
                <w:sz w:val="24"/>
                <w:szCs w:val="24"/>
              </w:rPr>
              <w:t xml:space="preserve"> BANCO DE DADOS EM NUVEM</w:t>
            </w:r>
          </w:p>
        </w:tc>
      </w:tr>
      <w:tr w:rsidR="00DD6A51" w14:paraId="1068D773" w14:textId="77777777" w:rsidTr="001C14D2">
        <w:tc>
          <w:tcPr>
            <w:tcW w:w="1668" w:type="dxa"/>
          </w:tcPr>
          <w:p w14:paraId="577A01FF" w14:textId="77777777" w:rsidR="00DD6A51" w:rsidRDefault="00F372CC">
            <w:pPr>
              <w:jc w:val="center"/>
            </w:pPr>
            <w:r>
              <w:rPr>
                <w:rFonts w:ascii="Arial" w:eastAsia="Arial" w:hAnsi="Arial" w:cs="Arial"/>
                <w:sz w:val="24"/>
                <w:szCs w:val="24"/>
              </w:rPr>
              <w:t>RNF08</w:t>
            </w:r>
          </w:p>
        </w:tc>
        <w:tc>
          <w:tcPr>
            <w:tcW w:w="6976" w:type="dxa"/>
          </w:tcPr>
          <w:p w14:paraId="7EAB65AF" w14:textId="77777777" w:rsidR="00DD6A51" w:rsidRDefault="00F372CC">
            <w:pPr>
              <w:jc w:val="both"/>
            </w:pPr>
            <w:r>
              <w:rPr>
                <w:rFonts w:ascii="Arial" w:eastAsia="Arial" w:hAnsi="Arial" w:cs="Arial"/>
                <w:sz w:val="24"/>
                <w:szCs w:val="24"/>
              </w:rPr>
              <w:t xml:space="preserve"> UM HD POTENTE PARA O SERVIDOR</w:t>
            </w:r>
          </w:p>
        </w:tc>
      </w:tr>
      <w:tr w:rsidR="00DD6A51" w14:paraId="1107DF11" w14:textId="77777777" w:rsidTr="001C14D2">
        <w:tc>
          <w:tcPr>
            <w:tcW w:w="1668" w:type="dxa"/>
          </w:tcPr>
          <w:p w14:paraId="211E0768" w14:textId="77777777" w:rsidR="00DD6A51" w:rsidRDefault="00F372CC">
            <w:pPr>
              <w:jc w:val="center"/>
            </w:pPr>
            <w:r>
              <w:rPr>
                <w:rFonts w:ascii="Arial" w:eastAsia="Arial" w:hAnsi="Arial" w:cs="Arial"/>
                <w:sz w:val="24"/>
                <w:szCs w:val="24"/>
              </w:rPr>
              <w:t>RNF09</w:t>
            </w:r>
          </w:p>
        </w:tc>
        <w:tc>
          <w:tcPr>
            <w:tcW w:w="6976" w:type="dxa"/>
          </w:tcPr>
          <w:p w14:paraId="180EF634" w14:textId="77777777" w:rsidR="00DD6A51" w:rsidRDefault="00F372CC">
            <w:pPr>
              <w:jc w:val="both"/>
            </w:pPr>
            <w:r>
              <w:rPr>
                <w:rFonts w:ascii="Arial" w:eastAsia="Arial" w:hAnsi="Arial" w:cs="Arial"/>
                <w:sz w:val="24"/>
                <w:szCs w:val="24"/>
              </w:rPr>
              <w:t xml:space="preserve"> UMA BOA MEMÓRIA RAM PARA O SERVIDOR</w:t>
            </w:r>
          </w:p>
        </w:tc>
      </w:tr>
      <w:tr w:rsidR="00DD6A51" w14:paraId="4FB340CF" w14:textId="77777777" w:rsidTr="001C14D2">
        <w:tc>
          <w:tcPr>
            <w:tcW w:w="1668" w:type="dxa"/>
          </w:tcPr>
          <w:p w14:paraId="76054F29" w14:textId="77777777" w:rsidR="00DD6A51" w:rsidRDefault="00F372CC">
            <w:pPr>
              <w:jc w:val="center"/>
            </w:pPr>
            <w:r>
              <w:rPr>
                <w:rFonts w:ascii="Arial" w:eastAsia="Arial" w:hAnsi="Arial" w:cs="Arial"/>
                <w:sz w:val="24"/>
                <w:szCs w:val="24"/>
              </w:rPr>
              <w:t>RNF10</w:t>
            </w:r>
          </w:p>
        </w:tc>
        <w:tc>
          <w:tcPr>
            <w:tcW w:w="6976" w:type="dxa"/>
          </w:tcPr>
          <w:p w14:paraId="44BADCBE" w14:textId="77777777" w:rsidR="00DD6A51" w:rsidRDefault="00F372CC" w:rsidP="008F738E">
            <w:pPr>
              <w:keepNext/>
              <w:jc w:val="both"/>
            </w:pPr>
            <w:r>
              <w:rPr>
                <w:rFonts w:ascii="Arial" w:eastAsia="Arial" w:hAnsi="Arial" w:cs="Arial"/>
                <w:sz w:val="24"/>
                <w:szCs w:val="24"/>
              </w:rPr>
              <w:t xml:space="preserve"> COMPATIBILIDADE COM SISTEMA OPERACIONAL LINUX E WINDOWS</w:t>
            </w:r>
          </w:p>
        </w:tc>
      </w:tr>
    </w:tbl>
    <w:p w14:paraId="2ACA3299" w14:textId="0DF3B56E" w:rsidR="00DD6A51" w:rsidRPr="007B5338" w:rsidRDefault="008F738E" w:rsidP="008F738E">
      <w:pPr>
        <w:pStyle w:val="Legenda"/>
        <w:rPr>
          <w:rFonts w:ascii="Arial" w:eastAsia="Arial" w:hAnsi="Arial" w:cs="Arial"/>
          <w:color w:val="auto"/>
          <w:sz w:val="20"/>
          <w:szCs w:val="20"/>
          <w:rPrChange w:id="844" w:author="Bruno dos Santos Rodrigues" w:date="2016-12-03T21:18:00Z">
            <w:rPr>
              <w:rFonts w:ascii="Arial" w:hAnsi="Arial" w:cs="Arial"/>
              <w:color w:val="auto"/>
              <w:sz w:val="20"/>
              <w:szCs w:val="20"/>
            </w:rPr>
          </w:rPrChange>
        </w:rPr>
      </w:pPr>
      <w:bookmarkStart w:id="845" w:name="_Toc468561694"/>
      <w:r w:rsidRPr="007B5338">
        <w:rPr>
          <w:rFonts w:ascii="Arial" w:eastAsia="Arial" w:hAnsi="Arial" w:cs="Arial"/>
          <w:color w:val="auto"/>
          <w:sz w:val="20"/>
          <w:szCs w:val="20"/>
          <w:rPrChange w:id="846" w:author="Bruno dos Santos Rodrigues" w:date="2016-12-03T21:18:00Z">
            <w:rPr>
              <w:rFonts w:ascii="Arial" w:hAnsi="Arial" w:cs="Arial"/>
              <w:color w:val="auto"/>
              <w:sz w:val="20"/>
              <w:szCs w:val="20"/>
            </w:rPr>
          </w:rPrChange>
        </w:rPr>
        <w:t xml:space="preserve">Tabela </w:t>
      </w:r>
      <w:r w:rsidRPr="007B5338">
        <w:rPr>
          <w:rFonts w:ascii="Arial" w:hAnsi="Arial" w:cs="Arial"/>
          <w:sz w:val="20"/>
          <w:szCs w:val="20"/>
          <w:rPrChange w:id="847" w:author="Bruno dos Santos Rodrigues" w:date="2016-12-03T21:18:00Z">
            <w:rPr>
              <w:rFonts w:ascii="Arial" w:hAnsi="Arial" w:cs="Arial"/>
              <w:color w:val="auto"/>
              <w:sz w:val="20"/>
              <w:szCs w:val="20"/>
            </w:rPr>
          </w:rPrChange>
        </w:rPr>
        <w:fldChar w:fldCharType="begin"/>
      </w:r>
      <w:r w:rsidRPr="007B5338">
        <w:rPr>
          <w:rFonts w:ascii="Arial" w:hAnsi="Arial" w:cs="Arial"/>
          <w:color w:val="auto"/>
          <w:sz w:val="20"/>
          <w:szCs w:val="20"/>
        </w:rPr>
        <w:instrText xml:space="preserve"> SEQ Tabela \* ARABIC </w:instrText>
      </w:r>
      <w:r w:rsidRPr="007B5338">
        <w:rPr>
          <w:rFonts w:ascii="Arial" w:hAnsi="Arial" w:cs="Arial"/>
          <w:color w:val="auto"/>
          <w:sz w:val="20"/>
          <w:szCs w:val="20"/>
          <w:rPrChange w:id="848" w:author="Bruno dos Santos Rodrigues" w:date="2016-12-03T21:18:00Z">
            <w:rPr>
              <w:rFonts w:ascii="Arial" w:hAnsi="Arial" w:cs="Arial"/>
              <w:color w:val="auto"/>
              <w:sz w:val="20"/>
              <w:szCs w:val="20"/>
            </w:rPr>
          </w:rPrChange>
        </w:rPr>
        <w:fldChar w:fldCharType="separate"/>
      </w:r>
      <w:r w:rsidR="00CF273E" w:rsidRPr="007B5338">
        <w:rPr>
          <w:rFonts w:ascii="Arial" w:eastAsia="Arial" w:hAnsi="Arial" w:cs="Arial"/>
          <w:color w:val="auto"/>
          <w:sz w:val="20"/>
          <w:szCs w:val="20"/>
          <w:rPrChange w:id="849" w:author="Bruno dos Santos Rodrigues" w:date="2016-12-03T21:18:00Z">
            <w:rPr>
              <w:rFonts w:ascii="Arial" w:hAnsi="Arial" w:cs="Arial"/>
              <w:noProof/>
              <w:color w:val="auto"/>
              <w:sz w:val="20"/>
              <w:szCs w:val="20"/>
            </w:rPr>
          </w:rPrChange>
        </w:rPr>
        <w:t>2</w:t>
      </w:r>
      <w:r w:rsidRPr="007B5338">
        <w:rPr>
          <w:rFonts w:ascii="Arial" w:hAnsi="Arial" w:cs="Arial"/>
          <w:sz w:val="20"/>
          <w:szCs w:val="20"/>
          <w:rPrChange w:id="850" w:author="Bruno dos Santos Rodrigues" w:date="2016-12-03T21:18:00Z">
            <w:rPr>
              <w:rFonts w:ascii="Arial" w:hAnsi="Arial" w:cs="Arial"/>
              <w:color w:val="auto"/>
              <w:sz w:val="20"/>
              <w:szCs w:val="20"/>
            </w:rPr>
          </w:rPrChange>
        </w:rPr>
        <w:fldChar w:fldCharType="end"/>
      </w:r>
      <w:r w:rsidRPr="007B5338">
        <w:rPr>
          <w:rFonts w:ascii="Arial" w:eastAsia="Arial" w:hAnsi="Arial" w:cs="Arial"/>
          <w:color w:val="auto"/>
          <w:sz w:val="20"/>
          <w:szCs w:val="20"/>
          <w:rPrChange w:id="851" w:author="Bruno dos Santos Rodrigues" w:date="2016-12-03T21:18:00Z">
            <w:rPr>
              <w:rFonts w:ascii="Arial" w:hAnsi="Arial" w:cs="Arial"/>
              <w:color w:val="auto"/>
              <w:sz w:val="20"/>
              <w:szCs w:val="20"/>
            </w:rPr>
          </w:rPrChange>
        </w:rPr>
        <w:t xml:space="preserve"> - Requisitos não funcionais</w:t>
      </w:r>
      <w:bookmarkEnd w:id="845"/>
    </w:p>
    <w:p w14:paraId="2A03D28D" w14:textId="77777777" w:rsidR="00DD6A51" w:rsidRDefault="00DD6A51"/>
    <w:p w14:paraId="6FB14330" w14:textId="77777777" w:rsidR="00DD6A51" w:rsidRDefault="00DD6A51"/>
    <w:p w14:paraId="7E6B6BB7" w14:textId="77777777" w:rsidR="00DD6A51" w:rsidRDefault="00DD6A51"/>
    <w:p w14:paraId="7A103F3E" w14:textId="77777777" w:rsidR="00DD6A51" w:rsidRDefault="00DD6A51"/>
    <w:p w14:paraId="5C571FCA" w14:textId="0C08498B" w:rsidR="00DD6A51" w:rsidRDefault="00DD6A51"/>
    <w:p w14:paraId="34FA209B" w14:textId="5B42BD2C" w:rsidR="008F738E" w:rsidRDefault="008F738E"/>
    <w:p w14:paraId="2A602B29" w14:textId="77777777" w:rsidR="008F738E" w:rsidRDefault="008F738E"/>
    <w:p w14:paraId="156B6260" w14:textId="4BFF21F8" w:rsidR="00DD6A51" w:rsidRPr="00CC3E07" w:rsidRDefault="00CC3E07" w:rsidP="00CC3E07">
      <w:pPr>
        <w:outlineLvl w:val="2"/>
        <w:rPr>
          <w:rFonts w:ascii="Arial" w:eastAsia="Arial" w:hAnsi="Arial" w:cs="Arial"/>
          <w:b/>
          <w:rPrChange w:id="852" w:author="Bruno dos Santos Rodrigues" w:date="2016-12-04T13:53:00Z">
            <w:rPr/>
          </w:rPrChange>
        </w:rPr>
        <w:pPrChange w:id="853" w:author="Bruno dos Santos Rodrigues" w:date="2016-12-04T13:53:00Z">
          <w:pPr>
            <w:pStyle w:val="PargrafodaLista"/>
            <w:numPr>
              <w:numId w:val="6"/>
            </w:numPr>
            <w:ind w:left="-1080" w:firstLine="1080"/>
            <w:outlineLvl w:val="2"/>
          </w:pPr>
        </w:pPrChange>
      </w:pPr>
      <w:bookmarkStart w:id="854" w:name="_qsh70q" w:colFirst="0" w:colLast="0"/>
      <w:bookmarkStart w:id="855" w:name="_Toc468623266"/>
      <w:bookmarkEnd w:id="854"/>
      <w:ins w:id="856" w:author="Bruno dos Santos Rodrigues" w:date="2016-12-04T13:53:00Z">
        <w:r>
          <w:rPr>
            <w:rFonts w:ascii="Arial" w:eastAsia="Arial" w:hAnsi="Arial" w:cs="Arial"/>
            <w:b/>
          </w:rPr>
          <w:t>3.1.2</w:t>
        </w:r>
        <w:r>
          <w:rPr>
            <w:rFonts w:ascii="Arial" w:eastAsia="Arial" w:hAnsi="Arial" w:cs="Arial"/>
            <w:b/>
          </w:rPr>
          <w:tab/>
        </w:r>
      </w:ins>
      <w:r w:rsidR="00F372CC" w:rsidRPr="00CC3E07">
        <w:rPr>
          <w:rFonts w:ascii="Arial" w:eastAsia="Arial" w:hAnsi="Arial" w:cs="Arial"/>
          <w:b/>
          <w:rPrChange w:id="857" w:author="Bruno dos Santos Rodrigues" w:date="2016-12-04T13:53:00Z">
            <w:rPr/>
          </w:rPrChange>
        </w:rPr>
        <w:t>Modelagem UML</w:t>
      </w:r>
      <w:bookmarkEnd w:id="855"/>
    </w:p>
    <w:p w14:paraId="53A9B61F" w14:textId="77777777" w:rsidR="00DD6A51" w:rsidRDefault="00F372CC">
      <w:pPr>
        <w:numPr>
          <w:ilvl w:val="0"/>
          <w:numId w:val="11"/>
        </w:numPr>
        <w:ind w:left="426" w:hanging="360"/>
        <w:contextualSpacing/>
        <w:rPr>
          <w:b/>
        </w:rPr>
      </w:pPr>
      <w:bookmarkStart w:id="858" w:name="_o39y0um5tfxa" w:colFirst="0" w:colLast="0"/>
      <w:bookmarkEnd w:id="858"/>
      <w:r w:rsidRPr="001C14D2">
        <w:rPr>
          <w:rFonts w:ascii="Arial" w:eastAsia="Arial" w:hAnsi="Arial" w:cs="Arial"/>
          <w:b/>
          <w:sz w:val="24"/>
          <w:szCs w:val="24"/>
        </w:rPr>
        <w:t>Lista de Casos de Uso</w:t>
      </w:r>
    </w:p>
    <w:tbl>
      <w:tblPr>
        <w:tblW w:w="86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123"/>
        <w:gridCol w:w="1613"/>
        <w:gridCol w:w="1860"/>
        <w:gridCol w:w="4020"/>
      </w:tblGrid>
      <w:tr w:rsidR="00DD6A51" w14:paraId="6CE4701E" w14:textId="77777777" w:rsidTr="001C14D2">
        <w:tc>
          <w:tcPr>
            <w:tcW w:w="1123" w:type="dxa"/>
          </w:tcPr>
          <w:p w14:paraId="30BC9469" w14:textId="77777777" w:rsidR="00DD6A51" w:rsidRDefault="00F372CC">
            <w:r w:rsidRPr="001C14D2">
              <w:rPr>
                <w:rFonts w:ascii="Arial" w:eastAsia="Arial" w:hAnsi="Arial" w:cs="Arial"/>
                <w:b/>
              </w:rPr>
              <w:t>Número</w:t>
            </w:r>
          </w:p>
        </w:tc>
        <w:tc>
          <w:tcPr>
            <w:tcW w:w="1613" w:type="dxa"/>
          </w:tcPr>
          <w:p w14:paraId="4D964F1E" w14:textId="77777777" w:rsidR="00DD6A51" w:rsidRDefault="00F372CC">
            <w:r>
              <w:rPr>
                <w:rFonts w:ascii="Arial" w:eastAsia="Arial" w:hAnsi="Arial" w:cs="Arial"/>
                <w:b/>
                <w:sz w:val="24"/>
                <w:szCs w:val="24"/>
              </w:rPr>
              <w:t>Nome</w:t>
            </w:r>
          </w:p>
        </w:tc>
        <w:tc>
          <w:tcPr>
            <w:tcW w:w="1860" w:type="dxa"/>
          </w:tcPr>
          <w:p w14:paraId="1A661CF9" w14:textId="77777777" w:rsidR="00DD6A51" w:rsidRDefault="00F372CC">
            <w:r>
              <w:rPr>
                <w:rFonts w:ascii="Arial" w:eastAsia="Arial" w:hAnsi="Arial" w:cs="Arial"/>
                <w:b/>
                <w:sz w:val="24"/>
                <w:szCs w:val="24"/>
              </w:rPr>
              <w:t>Ator</w:t>
            </w:r>
          </w:p>
        </w:tc>
        <w:tc>
          <w:tcPr>
            <w:tcW w:w="4020" w:type="dxa"/>
          </w:tcPr>
          <w:p w14:paraId="5A724596" w14:textId="77777777" w:rsidR="00DD6A51" w:rsidRDefault="00F372CC">
            <w:r>
              <w:rPr>
                <w:rFonts w:ascii="Arial" w:eastAsia="Arial" w:hAnsi="Arial" w:cs="Arial"/>
                <w:b/>
                <w:sz w:val="24"/>
                <w:szCs w:val="24"/>
              </w:rPr>
              <w:t>Descrição</w:t>
            </w:r>
          </w:p>
        </w:tc>
      </w:tr>
      <w:tr w:rsidR="00DD6A51" w14:paraId="1C1C73A2" w14:textId="77777777" w:rsidTr="001C14D2">
        <w:tc>
          <w:tcPr>
            <w:tcW w:w="1123" w:type="dxa"/>
          </w:tcPr>
          <w:p w14:paraId="12AE2CEE" w14:textId="77777777" w:rsidR="00DD6A51" w:rsidRDefault="00F372CC">
            <w:pPr>
              <w:jc w:val="center"/>
            </w:pPr>
            <w:r>
              <w:rPr>
                <w:rFonts w:ascii="Arial" w:eastAsia="Arial" w:hAnsi="Arial" w:cs="Arial"/>
                <w:sz w:val="24"/>
                <w:szCs w:val="24"/>
              </w:rPr>
              <w:t>UC01</w:t>
            </w:r>
          </w:p>
        </w:tc>
        <w:tc>
          <w:tcPr>
            <w:tcW w:w="1613" w:type="dxa"/>
          </w:tcPr>
          <w:p w14:paraId="3EFE6E05" w14:textId="77777777" w:rsidR="00DD6A51" w:rsidRDefault="00F372CC">
            <w:r>
              <w:rPr>
                <w:rFonts w:ascii="Arial" w:eastAsia="Arial" w:hAnsi="Arial" w:cs="Arial"/>
                <w:sz w:val="24"/>
                <w:szCs w:val="24"/>
              </w:rPr>
              <w:t>Login</w:t>
            </w:r>
          </w:p>
        </w:tc>
        <w:tc>
          <w:tcPr>
            <w:tcW w:w="1860" w:type="dxa"/>
          </w:tcPr>
          <w:p w14:paraId="41CF7B33" w14:textId="77777777" w:rsidR="00DD6A51" w:rsidRDefault="00F372CC">
            <w:r>
              <w:rPr>
                <w:rFonts w:ascii="Arial" w:eastAsia="Arial" w:hAnsi="Arial" w:cs="Arial"/>
                <w:sz w:val="24"/>
                <w:szCs w:val="24"/>
              </w:rPr>
              <w:t xml:space="preserve">Todos os Usuário </w:t>
            </w:r>
          </w:p>
        </w:tc>
        <w:tc>
          <w:tcPr>
            <w:tcW w:w="4020" w:type="dxa"/>
          </w:tcPr>
          <w:p w14:paraId="4FB63502" w14:textId="77777777" w:rsidR="00DD6A51" w:rsidRDefault="00F372CC">
            <w:r>
              <w:rPr>
                <w:rFonts w:ascii="Arial" w:eastAsia="Arial" w:hAnsi="Arial" w:cs="Arial"/>
                <w:sz w:val="24"/>
                <w:szCs w:val="24"/>
              </w:rPr>
              <w:t>Caso de Uso responsável por logar o usuário no sistema.</w:t>
            </w:r>
          </w:p>
        </w:tc>
      </w:tr>
      <w:tr w:rsidR="00DD6A51" w14:paraId="7D94662D" w14:textId="77777777" w:rsidTr="001C14D2">
        <w:tc>
          <w:tcPr>
            <w:tcW w:w="1123" w:type="dxa"/>
          </w:tcPr>
          <w:p w14:paraId="0A8CC288" w14:textId="77777777" w:rsidR="00DD6A51" w:rsidRDefault="00F372CC">
            <w:pPr>
              <w:jc w:val="center"/>
            </w:pPr>
            <w:r>
              <w:rPr>
                <w:rFonts w:ascii="Arial" w:eastAsia="Arial" w:hAnsi="Arial" w:cs="Arial"/>
                <w:sz w:val="24"/>
                <w:szCs w:val="24"/>
              </w:rPr>
              <w:t>UC02</w:t>
            </w:r>
          </w:p>
        </w:tc>
        <w:tc>
          <w:tcPr>
            <w:tcW w:w="1613" w:type="dxa"/>
          </w:tcPr>
          <w:p w14:paraId="550F831E" w14:textId="77777777" w:rsidR="00DD6A51" w:rsidRDefault="00F372CC">
            <w:r>
              <w:rPr>
                <w:rFonts w:ascii="Arial" w:eastAsia="Arial" w:hAnsi="Arial" w:cs="Arial"/>
                <w:sz w:val="24"/>
                <w:szCs w:val="24"/>
              </w:rPr>
              <w:t xml:space="preserve">Criar Usuário </w:t>
            </w:r>
          </w:p>
        </w:tc>
        <w:tc>
          <w:tcPr>
            <w:tcW w:w="1860" w:type="dxa"/>
          </w:tcPr>
          <w:p w14:paraId="4F25FA14" w14:textId="77777777" w:rsidR="00DD6A51" w:rsidRDefault="00F372CC">
            <w:r>
              <w:rPr>
                <w:rFonts w:ascii="Arial" w:eastAsia="Arial" w:hAnsi="Arial" w:cs="Arial"/>
                <w:sz w:val="24"/>
                <w:szCs w:val="24"/>
              </w:rPr>
              <w:t>Usuário Administrativo</w:t>
            </w:r>
          </w:p>
        </w:tc>
        <w:tc>
          <w:tcPr>
            <w:tcW w:w="4020" w:type="dxa"/>
          </w:tcPr>
          <w:p w14:paraId="7EF7A57B" w14:textId="77777777" w:rsidR="00DD6A51" w:rsidRDefault="00F372CC">
            <w:r>
              <w:rPr>
                <w:rFonts w:ascii="Arial" w:eastAsia="Arial" w:hAnsi="Arial" w:cs="Arial"/>
                <w:sz w:val="24"/>
                <w:szCs w:val="24"/>
              </w:rPr>
              <w:t>Caso de Uso responsável por criar usuário para utilizar o sistema.</w:t>
            </w:r>
          </w:p>
        </w:tc>
      </w:tr>
      <w:tr w:rsidR="00DD6A51" w14:paraId="30E889DF" w14:textId="77777777" w:rsidTr="001C14D2">
        <w:tc>
          <w:tcPr>
            <w:tcW w:w="1123" w:type="dxa"/>
          </w:tcPr>
          <w:p w14:paraId="4120CE59" w14:textId="77777777" w:rsidR="00DD6A51" w:rsidRDefault="00F372CC">
            <w:pPr>
              <w:jc w:val="center"/>
            </w:pPr>
            <w:r>
              <w:rPr>
                <w:rFonts w:ascii="Arial" w:eastAsia="Arial" w:hAnsi="Arial" w:cs="Arial"/>
                <w:sz w:val="24"/>
                <w:szCs w:val="24"/>
              </w:rPr>
              <w:t>UC03</w:t>
            </w:r>
          </w:p>
        </w:tc>
        <w:tc>
          <w:tcPr>
            <w:tcW w:w="1613" w:type="dxa"/>
          </w:tcPr>
          <w:p w14:paraId="22990BDE" w14:textId="77777777" w:rsidR="00DD6A51" w:rsidRDefault="00F372CC">
            <w:r>
              <w:rPr>
                <w:rFonts w:ascii="Arial" w:eastAsia="Arial" w:hAnsi="Arial" w:cs="Arial"/>
                <w:sz w:val="24"/>
                <w:szCs w:val="24"/>
              </w:rPr>
              <w:t>Criar Status</w:t>
            </w:r>
          </w:p>
        </w:tc>
        <w:tc>
          <w:tcPr>
            <w:tcW w:w="1860" w:type="dxa"/>
          </w:tcPr>
          <w:p w14:paraId="64690DD3" w14:textId="77777777" w:rsidR="00DD6A51" w:rsidRDefault="00F372CC">
            <w:r>
              <w:rPr>
                <w:rFonts w:ascii="Arial" w:eastAsia="Arial" w:hAnsi="Arial" w:cs="Arial"/>
                <w:sz w:val="24"/>
                <w:szCs w:val="24"/>
              </w:rPr>
              <w:t>Usuário Administrativo</w:t>
            </w:r>
          </w:p>
        </w:tc>
        <w:tc>
          <w:tcPr>
            <w:tcW w:w="4020" w:type="dxa"/>
          </w:tcPr>
          <w:p w14:paraId="2D44511D" w14:textId="77777777" w:rsidR="00DD6A51" w:rsidRDefault="00F372CC">
            <w:r>
              <w:rPr>
                <w:rFonts w:ascii="Arial" w:eastAsia="Arial" w:hAnsi="Arial" w:cs="Arial"/>
                <w:sz w:val="24"/>
                <w:szCs w:val="24"/>
              </w:rPr>
              <w:t>Caso de Uso responsável por criar status do chamado para o sistema.</w:t>
            </w:r>
          </w:p>
        </w:tc>
      </w:tr>
      <w:tr w:rsidR="00DD6A51" w14:paraId="025CFEBC" w14:textId="77777777" w:rsidTr="001C14D2">
        <w:tc>
          <w:tcPr>
            <w:tcW w:w="1123" w:type="dxa"/>
          </w:tcPr>
          <w:p w14:paraId="63FDFCA9" w14:textId="77777777" w:rsidR="00DD6A51" w:rsidRDefault="00F372CC">
            <w:pPr>
              <w:jc w:val="center"/>
            </w:pPr>
            <w:r>
              <w:rPr>
                <w:rFonts w:ascii="Arial" w:eastAsia="Arial" w:hAnsi="Arial" w:cs="Arial"/>
                <w:sz w:val="24"/>
                <w:szCs w:val="24"/>
              </w:rPr>
              <w:t>UC04</w:t>
            </w:r>
          </w:p>
        </w:tc>
        <w:tc>
          <w:tcPr>
            <w:tcW w:w="1613" w:type="dxa"/>
          </w:tcPr>
          <w:p w14:paraId="21D2D8A1" w14:textId="77777777" w:rsidR="00DD6A51" w:rsidRDefault="00F372CC">
            <w:r>
              <w:rPr>
                <w:rFonts w:ascii="Arial" w:eastAsia="Arial" w:hAnsi="Arial" w:cs="Arial"/>
                <w:sz w:val="24"/>
                <w:szCs w:val="24"/>
              </w:rPr>
              <w:t>Criar Prioridade</w:t>
            </w:r>
          </w:p>
        </w:tc>
        <w:tc>
          <w:tcPr>
            <w:tcW w:w="1860" w:type="dxa"/>
          </w:tcPr>
          <w:p w14:paraId="30CD6E48" w14:textId="77777777" w:rsidR="00DD6A51" w:rsidRDefault="00F372CC">
            <w:r>
              <w:rPr>
                <w:rFonts w:ascii="Arial" w:eastAsia="Arial" w:hAnsi="Arial" w:cs="Arial"/>
                <w:sz w:val="24"/>
                <w:szCs w:val="24"/>
              </w:rPr>
              <w:t>Usuário Administrativo</w:t>
            </w:r>
          </w:p>
        </w:tc>
        <w:tc>
          <w:tcPr>
            <w:tcW w:w="4020" w:type="dxa"/>
          </w:tcPr>
          <w:p w14:paraId="540C992C" w14:textId="77777777" w:rsidR="00DD6A51" w:rsidRDefault="00F372CC">
            <w:r>
              <w:rPr>
                <w:rFonts w:ascii="Arial" w:eastAsia="Arial" w:hAnsi="Arial" w:cs="Arial"/>
                <w:sz w:val="24"/>
                <w:szCs w:val="24"/>
              </w:rPr>
              <w:t>Caso de Uso responsável por criar as prioridade dos chamados do sistema.</w:t>
            </w:r>
          </w:p>
        </w:tc>
      </w:tr>
      <w:tr w:rsidR="00DD6A51" w14:paraId="4834FCE2" w14:textId="77777777" w:rsidTr="001C14D2">
        <w:tc>
          <w:tcPr>
            <w:tcW w:w="1123" w:type="dxa"/>
          </w:tcPr>
          <w:p w14:paraId="44A52C4B" w14:textId="77777777" w:rsidR="00DD6A51" w:rsidRDefault="00F372CC">
            <w:pPr>
              <w:jc w:val="center"/>
            </w:pPr>
            <w:r>
              <w:rPr>
                <w:rFonts w:ascii="Arial" w:eastAsia="Arial" w:hAnsi="Arial" w:cs="Arial"/>
                <w:sz w:val="24"/>
                <w:szCs w:val="24"/>
              </w:rPr>
              <w:t>UC05</w:t>
            </w:r>
          </w:p>
        </w:tc>
        <w:tc>
          <w:tcPr>
            <w:tcW w:w="1613" w:type="dxa"/>
          </w:tcPr>
          <w:p w14:paraId="0FA1035B" w14:textId="77777777" w:rsidR="00DD6A51" w:rsidRDefault="00F372CC">
            <w:r>
              <w:rPr>
                <w:rFonts w:ascii="Arial" w:eastAsia="Arial" w:hAnsi="Arial" w:cs="Arial"/>
                <w:sz w:val="24"/>
                <w:szCs w:val="24"/>
              </w:rPr>
              <w:t>Criar Pessoa</w:t>
            </w:r>
          </w:p>
        </w:tc>
        <w:tc>
          <w:tcPr>
            <w:tcW w:w="1860" w:type="dxa"/>
          </w:tcPr>
          <w:p w14:paraId="2F0A76D4" w14:textId="77777777" w:rsidR="00DD6A51" w:rsidRDefault="00F372CC">
            <w:r>
              <w:rPr>
                <w:rFonts w:ascii="Arial" w:eastAsia="Arial" w:hAnsi="Arial" w:cs="Arial"/>
                <w:sz w:val="24"/>
                <w:szCs w:val="24"/>
              </w:rPr>
              <w:t>Usuário Técnico de TI</w:t>
            </w:r>
          </w:p>
        </w:tc>
        <w:tc>
          <w:tcPr>
            <w:tcW w:w="4020" w:type="dxa"/>
          </w:tcPr>
          <w:p w14:paraId="3F7D6268" w14:textId="77777777" w:rsidR="00DD6A51" w:rsidRDefault="00F372CC">
            <w:r>
              <w:rPr>
                <w:rFonts w:ascii="Arial" w:eastAsia="Arial" w:hAnsi="Arial" w:cs="Arial"/>
                <w:sz w:val="24"/>
                <w:szCs w:val="24"/>
              </w:rPr>
              <w:t>Caso de Uso responsável por manter o cadastro das pessoas no sistema.</w:t>
            </w:r>
          </w:p>
        </w:tc>
      </w:tr>
      <w:tr w:rsidR="00DD6A51" w14:paraId="48A58E84" w14:textId="77777777" w:rsidTr="001C14D2">
        <w:trPr>
          <w:trHeight w:val="1100"/>
        </w:trPr>
        <w:tc>
          <w:tcPr>
            <w:tcW w:w="1123" w:type="dxa"/>
          </w:tcPr>
          <w:p w14:paraId="33D6406C" w14:textId="77777777" w:rsidR="00DD6A51" w:rsidRDefault="00F372CC">
            <w:pPr>
              <w:jc w:val="center"/>
            </w:pPr>
            <w:r>
              <w:rPr>
                <w:rFonts w:ascii="Arial" w:eastAsia="Arial" w:hAnsi="Arial" w:cs="Arial"/>
                <w:sz w:val="24"/>
                <w:szCs w:val="24"/>
              </w:rPr>
              <w:t>UC06</w:t>
            </w:r>
          </w:p>
        </w:tc>
        <w:tc>
          <w:tcPr>
            <w:tcW w:w="1613" w:type="dxa"/>
          </w:tcPr>
          <w:p w14:paraId="3D722C4D" w14:textId="77777777" w:rsidR="00DD6A51" w:rsidRDefault="00F372CC">
            <w:r>
              <w:rPr>
                <w:rFonts w:ascii="Arial" w:eastAsia="Arial" w:hAnsi="Arial" w:cs="Arial"/>
                <w:sz w:val="24"/>
                <w:szCs w:val="24"/>
              </w:rPr>
              <w:t xml:space="preserve">Criar </w:t>
            </w:r>
          </w:p>
          <w:p w14:paraId="601A613C" w14:textId="77777777" w:rsidR="00DD6A51" w:rsidRDefault="00F372CC">
            <w:r>
              <w:rPr>
                <w:rFonts w:ascii="Arial" w:eastAsia="Arial" w:hAnsi="Arial" w:cs="Arial"/>
                <w:sz w:val="24"/>
                <w:szCs w:val="24"/>
              </w:rPr>
              <w:t xml:space="preserve">Ativos </w:t>
            </w:r>
          </w:p>
        </w:tc>
        <w:tc>
          <w:tcPr>
            <w:tcW w:w="1860" w:type="dxa"/>
          </w:tcPr>
          <w:p w14:paraId="6F111DC6" w14:textId="77777777" w:rsidR="00DD6A51" w:rsidRDefault="00F372CC">
            <w:r>
              <w:rPr>
                <w:rFonts w:ascii="Arial" w:eastAsia="Arial" w:hAnsi="Arial" w:cs="Arial"/>
                <w:sz w:val="24"/>
                <w:szCs w:val="24"/>
              </w:rPr>
              <w:t>Usuário Técnico de TI</w:t>
            </w:r>
          </w:p>
        </w:tc>
        <w:tc>
          <w:tcPr>
            <w:tcW w:w="4020" w:type="dxa"/>
          </w:tcPr>
          <w:p w14:paraId="7EB0331B" w14:textId="77777777" w:rsidR="00DD6A51" w:rsidRDefault="00F372CC">
            <w:r>
              <w:rPr>
                <w:rFonts w:ascii="Arial" w:eastAsia="Arial" w:hAnsi="Arial" w:cs="Arial"/>
                <w:sz w:val="24"/>
                <w:szCs w:val="24"/>
              </w:rPr>
              <w:t>Caso de Uso responsável por manter o cadastro de ativos no sistema.</w:t>
            </w:r>
          </w:p>
        </w:tc>
      </w:tr>
      <w:tr w:rsidR="00DD6A51" w14:paraId="02FB857B" w14:textId="77777777" w:rsidTr="001C14D2">
        <w:tc>
          <w:tcPr>
            <w:tcW w:w="1123" w:type="dxa"/>
          </w:tcPr>
          <w:p w14:paraId="12593399" w14:textId="77777777" w:rsidR="00DD6A51" w:rsidRDefault="00F372CC">
            <w:pPr>
              <w:jc w:val="center"/>
            </w:pPr>
            <w:r>
              <w:rPr>
                <w:rFonts w:ascii="Arial" w:eastAsia="Arial" w:hAnsi="Arial" w:cs="Arial"/>
                <w:sz w:val="24"/>
                <w:szCs w:val="24"/>
              </w:rPr>
              <w:t>UC07</w:t>
            </w:r>
          </w:p>
        </w:tc>
        <w:tc>
          <w:tcPr>
            <w:tcW w:w="1613" w:type="dxa"/>
          </w:tcPr>
          <w:p w14:paraId="031D3FAA" w14:textId="77777777" w:rsidR="00DD6A51" w:rsidRDefault="00F372CC">
            <w:r>
              <w:rPr>
                <w:rFonts w:ascii="Arial" w:eastAsia="Arial" w:hAnsi="Arial" w:cs="Arial"/>
                <w:sz w:val="24"/>
                <w:szCs w:val="24"/>
              </w:rPr>
              <w:t>Criar</w:t>
            </w:r>
          </w:p>
          <w:p w14:paraId="14201063" w14:textId="77777777" w:rsidR="00DD6A51" w:rsidRDefault="00F372CC">
            <w:r>
              <w:rPr>
                <w:rFonts w:ascii="Arial" w:eastAsia="Arial" w:hAnsi="Arial" w:cs="Arial"/>
                <w:sz w:val="24"/>
                <w:szCs w:val="24"/>
              </w:rPr>
              <w:t>Chamado</w:t>
            </w:r>
          </w:p>
        </w:tc>
        <w:tc>
          <w:tcPr>
            <w:tcW w:w="1860" w:type="dxa"/>
          </w:tcPr>
          <w:p w14:paraId="2D215F37" w14:textId="77777777" w:rsidR="00DD6A51" w:rsidRDefault="00F372CC">
            <w:r>
              <w:rPr>
                <w:rFonts w:ascii="Arial" w:eastAsia="Arial" w:hAnsi="Arial" w:cs="Arial"/>
                <w:sz w:val="24"/>
                <w:szCs w:val="24"/>
              </w:rPr>
              <w:t>Usuário Técnico de TI</w:t>
            </w:r>
          </w:p>
        </w:tc>
        <w:tc>
          <w:tcPr>
            <w:tcW w:w="4020" w:type="dxa"/>
          </w:tcPr>
          <w:p w14:paraId="744E82C4" w14:textId="77777777" w:rsidR="00DD6A51" w:rsidRDefault="00F372CC">
            <w:r>
              <w:rPr>
                <w:rFonts w:ascii="Arial" w:eastAsia="Arial" w:hAnsi="Arial" w:cs="Arial"/>
                <w:sz w:val="24"/>
                <w:szCs w:val="24"/>
              </w:rPr>
              <w:t>Caso de Uso responsável por manter o cadastro dos chamados no sistema.</w:t>
            </w:r>
          </w:p>
        </w:tc>
      </w:tr>
      <w:tr w:rsidR="00DD6A51" w14:paraId="0EA7C7CA" w14:textId="77777777" w:rsidTr="001C14D2">
        <w:tc>
          <w:tcPr>
            <w:tcW w:w="1123" w:type="dxa"/>
          </w:tcPr>
          <w:p w14:paraId="063C5EEF" w14:textId="77777777" w:rsidR="00DD6A51" w:rsidRDefault="00F372CC">
            <w:pPr>
              <w:jc w:val="center"/>
            </w:pPr>
            <w:r>
              <w:rPr>
                <w:rFonts w:ascii="Arial" w:eastAsia="Arial" w:hAnsi="Arial" w:cs="Arial"/>
                <w:sz w:val="24"/>
                <w:szCs w:val="24"/>
              </w:rPr>
              <w:t>UC08</w:t>
            </w:r>
          </w:p>
        </w:tc>
        <w:tc>
          <w:tcPr>
            <w:tcW w:w="1613" w:type="dxa"/>
          </w:tcPr>
          <w:p w14:paraId="5512A07C" w14:textId="77777777" w:rsidR="00DD6A51" w:rsidRDefault="00F372CC">
            <w:r>
              <w:rPr>
                <w:rFonts w:ascii="Arial" w:eastAsia="Arial" w:hAnsi="Arial" w:cs="Arial"/>
                <w:sz w:val="24"/>
                <w:szCs w:val="24"/>
              </w:rPr>
              <w:t>Buscar Pessoa</w:t>
            </w:r>
          </w:p>
        </w:tc>
        <w:tc>
          <w:tcPr>
            <w:tcW w:w="1860" w:type="dxa"/>
          </w:tcPr>
          <w:p w14:paraId="46A3A594" w14:textId="77777777" w:rsidR="00DD6A51" w:rsidRDefault="00F372CC">
            <w:r>
              <w:rPr>
                <w:rFonts w:ascii="Arial" w:eastAsia="Arial" w:hAnsi="Arial" w:cs="Arial"/>
                <w:sz w:val="24"/>
                <w:szCs w:val="24"/>
              </w:rPr>
              <w:t>Usuário Técnico de TI</w:t>
            </w:r>
          </w:p>
        </w:tc>
        <w:tc>
          <w:tcPr>
            <w:tcW w:w="4020" w:type="dxa"/>
          </w:tcPr>
          <w:p w14:paraId="0F1408F1" w14:textId="77777777" w:rsidR="00DD6A51" w:rsidRDefault="00F372CC">
            <w:r>
              <w:rPr>
                <w:rFonts w:ascii="Arial" w:eastAsia="Arial" w:hAnsi="Arial" w:cs="Arial"/>
                <w:sz w:val="24"/>
                <w:szCs w:val="24"/>
              </w:rPr>
              <w:t>Caso de Uso responsável por fazer a busca de pessoas cadastradas no sistema.</w:t>
            </w:r>
          </w:p>
        </w:tc>
      </w:tr>
      <w:tr w:rsidR="00DD6A51" w14:paraId="5AF6E10D" w14:textId="77777777" w:rsidTr="001C14D2">
        <w:tc>
          <w:tcPr>
            <w:tcW w:w="1123" w:type="dxa"/>
          </w:tcPr>
          <w:p w14:paraId="55A859BD" w14:textId="77777777" w:rsidR="00DD6A51" w:rsidRDefault="00F372CC">
            <w:pPr>
              <w:jc w:val="center"/>
            </w:pPr>
            <w:r>
              <w:rPr>
                <w:rFonts w:ascii="Arial" w:eastAsia="Arial" w:hAnsi="Arial" w:cs="Arial"/>
                <w:sz w:val="24"/>
                <w:szCs w:val="24"/>
              </w:rPr>
              <w:t>UC09</w:t>
            </w:r>
          </w:p>
        </w:tc>
        <w:tc>
          <w:tcPr>
            <w:tcW w:w="1613" w:type="dxa"/>
          </w:tcPr>
          <w:p w14:paraId="36877AD5" w14:textId="77777777" w:rsidR="00DD6A51" w:rsidRDefault="00F372CC">
            <w:r>
              <w:rPr>
                <w:rFonts w:ascii="Arial" w:eastAsia="Arial" w:hAnsi="Arial" w:cs="Arial"/>
                <w:sz w:val="24"/>
                <w:szCs w:val="24"/>
              </w:rPr>
              <w:t>Buscar Ativos</w:t>
            </w:r>
          </w:p>
        </w:tc>
        <w:tc>
          <w:tcPr>
            <w:tcW w:w="1860" w:type="dxa"/>
          </w:tcPr>
          <w:p w14:paraId="068008B0" w14:textId="77777777" w:rsidR="00DD6A51" w:rsidRDefault="00F372CC">
            <w:r>
              <w:rPr>
                <w:rFonts w:ascii="Arial" w:eastAsia="Arial" w:hAnsi="Arial" w:cs="Arial"/>
                <w:sz w:val="24"/>
                <w:szCs w:val="24"/>
              </w:rPr>
              <w:t>Usuário Técnico de TI</w:t>
            </w:r>
          </w:p>
        </w:tc>
        <w:tc>
          <w:tcPr>
            <w:tcW w:w="4020" w:type="dxa"/>
          </w:tcPr>
          <w:p w14:paraId="78D9EA1A" w14:textId="77777777" w:rsidR="00DD6A51" w:rsidRDefault="00F372CC">
            <w:r>
              <w:rPr>
                <w:rFonts w:ascii="Arial" w:eastAsia="Arial" w:hAnsi="Arial" w:cs="Arial"/>
                <w:sz w:val="24"/>
                <w:szCs w:val="24"/>
              </w:rPr>
              <w:t>Caso de Uso responsável por fazer a busca de ativos cadastrado no sistema.</w:t>
            </w:r>
          </w:p>
        </w:tc>
      </w:tr>
      <w:tr w:rsidR="00DD6A51" w14:paraId="225C294A" w14:textId="77777777" w:rsidTr="001C14D2">
        <w:tc>
          <w:tcPr>
            <w:tcW w:w="1123" w:type="dxa"/>
          </w:tcPr>
          <w:p w14:paraId="4C24A86F" w14:textId="77777777" w:rsidR="00DD6A51" w:rsidRDefault="00F372CC">
            <w:pPr>
              <w:jc w:val="center"/>
            </w:pPr>
            <w:r>
              <w:rPr>
                <w:rFonts w:ascii="Arial" w:eastAsia="Arial" w:hAnsi="Arial" w:cs="Arial"/>
                <w:sz w:val="24"/>
                <w:szCs w:val="24"/>
              </w:rPr>
              <w:t>UC10</w:t>
            </w:r>
          </w:p>
        </w:tc>
        <w:tc>
          <w:tcPr>
            <w:tcW w:w="1613" w:type="dxa"/>
          </w:tcPr>
          <w:p w14:paraId="355E75B4" w14:textId="77777777" w:rsidR="00DD6A51" w:rsidRDefault="00F372CC">
            <w:r>
              <w:rPr>
                <w:rFonts w:ascii="Arial" w:eastAsia="Arial" w:hAnsi="Arial" w:cs="Arial"/>
                <w:sz w:val="24"/>
                <w:szCs w:val="24"/>
              </w:rPr>
              <w:t>Buscar Chamados</w:t>
            </w:r>
          </w:p>
        </w:tc>
        <w:tc>
          <w:tcPr>
            <w:tcW w:w="1860" w:type="dxa"/>
          </w:tcPr>
          <w:p w14:paraId="03D649E5" w14:textId="77777777" w:rsidR="00DD6A51" w:rsidRDefault="00F372CC">
            <w:r>
              <w:rPr>
                <w:rFonts w:ascii="Arial" w:eastAsia="Arial" w:hAnsi="Arial" w:cs="Arial"/>
                <w:sz w:val="24"/>
                <w:szCs w:val="24"/>
              </w:rPr>
              <w:t>Usuário Técnico de TI</w:t>
            </w:r>
          </w:p>
        </w:tc>
        <w:tc>
          <w:tcPr>
            <w:tcW w:w="4020" w:type="dxa"/>
          </w:tcPr>
          <w:p w14:paraId="4EDD7EF4" w14:textId="77777777" w:rsidR="00DD6A51" w:rsidRDefault="00F372CC">
            <w:r>
              <w:rPr>
                <w:rFonts w:ascii="Arial" w:eastAsia="Arial" w:hAnsi="Arial" w:cs="Arial"/>
                <w:sz w:val="24"/>
                <w:szCs w:val="24"/>
              </w:rPr>
              <w:t>Caso de Uso responsável por fazer a busca de chamados cadastrado no sistema.</w:t>
            </w:r>
          </w:p>
        </w:tc>
      </w:tr>
      <w:tr w:rsidR="00DD6A51" w14:paraId="689013DB" w14:textId="77777777" w:rsidTr="001C14D2">
        <w:tc>
          <w:tcPr>
            <w:tcW w:w="1123" w:type="dxa"/>
          </w:tcPr>
          <w:p w14:paraId="44A8BCC5" w14:textId="77777777" w:rsidR="00DD6A51" w:rsidRDefault="00F372CC">
            <w:pPr>
              <w:jc w:val="center"/>
            </w:pPr>
            <w:r>
              <w:rPr>
                <w:rFonts w:ascii="Arial" w:eastAsia="Arial" w:hAnsi="Arial" w:cs="Arial"/>
                <w:sz w:val="24"/>
                <w:szCs w:val="24"/>
              </w:rPr>
              <w:t>UC011</w:t>
            </w:r>
          </w:p>
        </w:tc>
        <w:tc>
          <w:tcPr>
            <w:tcW w:w="1613" w:type="dxa"/>
          </w:tcPr>
          <w:p w14:paraId="185EB6F2" w14:textId="77777777" w:rsidR="00DD6A51" w:rsidRDefault="00F372CC">
            <w:r>
              <w:rPr>
                <w:rFonts w:ascii="Arial" w:eastAsia="Arial" w:hAnsi="Arial" w:cs="Arial"/>
                <w:sz w:val="24"/>
                <w:szCs w:val="24"/>
              </w:rPr>
              <w:t>Relatório Simples Pessoa</w:t>
            </w:r>
          </w:p>
        </w:tc>
        <w:tc>
          <w:tcPr>
            <w:tcW w:w="1860" w:type="dxa"/>
          </w:tcPr>
          <w:p w14:paraId="049D328A" w14:textId="77777777" w:rsidR="00DD6A51" w:rsidRDefault="00F372CC">
            <w:r>
              <w:rPr>
                <w:rFonts w:ascii="Arial" w:eastAsia="Arial" w:hAnsi="Arial" w:cs="Arial"/>
                <w:sz w:val="24"/>
                <w:szCs w:val="24"/>
              </w:rPr>
              <w:t>Usuário Técnico de TI</w:t>
            </w:r>
          </w:p>
        </w:tc>
        <w:tc>
          <w:tcPr>
            <w:tcW w:w="4020" w:type="dxa"/>
          </w:tcPr>
          <w:p w14:paraId="1DA89CB2" w14:textId="77777777" w:rsidR="00DD6A51" w:rsidRDefault="00F372CC">
            <w:r>
              <w:rPr>
                <w:rFonts w:ascii="Arial" w:eastAsia="Arial" w:hAnsi="Arial" w:cs="Arial"/>
                <w:sz w:val="24"/>
                <w:szCs w:val="24"/>
              </w:rPr>
              <w:t>Caso de Uso responsável por mostrar relatório de pessoa</w:t>
            </w:r>
          </w:p>
        </w:tc>
      </w:tr>
      <w:tr w:rsidR="00DD6A51" w14:paraId="6FD48769" w14:textId="77777777" w:rsidTr="001C14D2">
        <w:tc>
          <w:tcPr>
            <w:tcW w:w="1123" w:type="dxa"/>
          </w:tcPr>
          <w:p w14:paraId="7A56A56D" w14:textId="77777777" w:rsidR="00DD6A51" w:rsidRDefault="00F372CC">
            <w:pPr>
              <w:jc w:val="center"/>
            </w:pPr>
            <w:r>
              <w:rPr>
                <w:rFonts w:ascii="Arial" w:eastAsia="Arial" w:hAnsi="Arial" w:cs="Arial"/>
                <w:sz w:val="24"/>
                <w:szCs w:val="24"/>
              </w:rPr>
              <w:t>UC12</w:t>
            </w:r>
          </w:p>
        </w:tc>
        <w:tc>
          <w:tcPr>
            <w:tcW w:w="1613" w:type="dxa"/>
          </w:tcPr>
          <w:p w14:paraId="691543E0" w14:textId="77777777" w:rsidR="00DD6A51" w:rsidRDefault="00F372CC">
            <w:r>
              <w:rPr>
                <w:rFonts w:ascii="Arial" w:eastAsia="Arial" w:hAnsi="Arial" w:cs="Arial"/>
                <w:sz w:val="24"/>
                <w:szCs w:val="24"/>
              </w:rPr>
              <w:t>Relatório Simples</w:t>
            </w:r>
          </w:p>
          <w:p w14:paraId="6FD9DD30" w14:textId="77777777" w:rsidR="00DD6A51" w:rsidRDefault="00F372CC">
            <w:r>
              <w:rPr>
                <w:rFonts w:ascii="Arial" w:eastAsia="Arial" w:hAnsi="Arial" w:cs="Arial"/>
                <w:sz w:val="24"/>
                <w:szCs w:val="24"/>
              </w:rPr>
              <w:lastRenderedPageBreak/>
              <w:t>Chamado</w:t>
            </w:r>
          </w:p>
        </w:tc>
        <w:tc>
          <w:tcPr>
            <w:tcW w:w="1860" w:type="dxa"/>
          </w:tcPr>
          <w:p w14:paraId="14075B19" w14:textId="77777777" w:rsidR="00DD6A51" w:rsidRDefault="00F372CC">
            <w:r>
              <w:rPr>
                <w:rFonts w:ascii="Arial" w:eastAsia="Arial" w:hAnsi="Arial" w:cs="Arial"/>
                <w:sz w:val="24"/>
                <w:szCs w:val="24"/>
              </w:rPr>
              <w:lastRenderedPageBreak/>
              <w:t>Usuário Técnico de TI</w:t>
            </w:r>
          </w:p>
        </w:tc>
        <w:tc>
          <w:tcPr>
            <w:tcW w:w="4020" w:type="dxa"/>
          </w:tcPr>
          <w:p w14:paraId="793E8DD8" w14:textId="77777777" w:rsidR="00DD6A51" w:rsidRDefault="00F372CC">
            <w:r>
              <w:rPr>
                <w:rFonts w:ascii="Arial" w:eastAsia="Arial" w:hAnsi="Arial" w:cs="Arial"/>
                <w:sz w:val="24"/>
                <w:szCs w:val="24"/>
              </w:rPr>
              <w:t>Caso de Uso responsável por mostrar todos os chamados cadastrados no sistema.</w:t>
            </w:r>
          </w:p>
        </w:tc>
      </w:tr>
      <w:tr w:rsidR="00DD6A51" w14:paraId="7955F77B" w14:textId="77777777" w:rsidTr="001C14D2">
        <w:tc>
          <w:tcPr>
            <w:tcW w:w="1123" w:type="dxa"/>
          </w:tcPr>
          <w:p w14:paraId="475BAF5F" w14:textId="77777777" w:rsidR="00DD6A51" w:rsidRDefault="00F372CC">
            <w:pPr>
              <w:jc w:val="center"/>
            </w:pPr>
            <w:r>
              <w:rPr>
                <w:rFonts w:ascii="Arial" w:eastAsia="Arial" w:hAnsi="Arial" w:cs="Arial"/>
                <w:sz w:val="24"/>
                <w:szCs w:val="24"/>
              </w:rPr>
              <w:t>UC13</w:t>
            </w:r>
          </w:p>
        </w:tc>
        <w:tc>
          <w:tcPr>
            <w:tcW w:w="1613" w:type="dxa"/>
          </w:tcPr>
          <w:p w14:paraId="23639C77" w14:textId="77777777" w:rsidR="00DD6A51" w:rsidRDefault="00F372CC">
            <w:r>
              <w:rPr>
                <w:rFonts w:ascii="Arial" w:eastAsia="Arial" w:hAnsi="Arial" w:cs="Arial"/>
                <w:sz w:val="24"/>
                <w:szCs w:val="24"/>
              </w:rPr>
              <w:t>Relatório Simples Ativos</w:t>
            </w:r>
          </w:p>
        </w:tc>
        <w:tc>
          <w:tcPr>
            <w:tcW w:w="1860" w:type="dxa"/>
          </w:tcPr>
          <w:p w14:paraId="3F76499D" w14:textId="77777777" w:rsidR="00DD6A51" w:rsidRDefault="00F372CC">
            <w:r>
              <w:rPr>
                <w:rFonts w:ascii="Arial" w:eastAsia="Arial" w:hAnsi="Arial" w:cs="Arial"/>
                <w:sz w:val="24"/>
                <w:szCs w:val="24"/>
              </w:rPr>
              <w:t>Usuário Técnico de TI</w:t>
            </w:r>
          </w:p>
        </w:tc>
        <w:tc>
          <w:tcPr>
            <w:tcW w:w="4020" w:type="dxa"/>
          </w:tcPr>
          <w:p w14:paraId="37F2D158" w14:textId="77777777" w:rsidR="00DD6A51" w:rsidRDefault="00F372CC" w:rsidP="008F738E">
            <w:pPr>
              <w:keepNext/>
            </w:pPr>
            <w:r>
              <w:rPr>
                <w:rFonts w:ascii="Arial" w:eastAsia="Arial" w:hAnsi="Arial" w:cs="Arial"/>
                <w:sz w:val="24"/>
                <w:szCs w:val="24"/>
              </w:rPr>
              <w:t xml:space="preserve">Caso de Uso responsável por mostrar todos os ativos cadastrados no sistema </w:t>
            </w:r>
          </w:p>
        </w:tc>
      </w:tr>
    </w:tbl>
    <w:p w14:paraId="2174E17F" w14:textId="781E5780" w:rsidR="00DD6A51" w:rsidRPr="007B5338" w:rsidRDefault="008F738E" w:rsidP="008F738E">
      <w:pPr>
        <w:pStyle w:val="Legenda"/>
        <w:rPr>
          <w:rFonts w:ascii="Arial" w:eastAsia="Arial" w:hAnsi="Arial" w:cs="Arial"/>
          <w:color w:val="auto"/>
          <w:sz w:val="20"/>
          <w:szCs w:val="20"/>
          <w:rPrChange w:id="859" w:author="Bruno dos Santos Rodrigues" w:date="2016-12-03T21:18:00Z">
            <w:rPr>
              <w:rFonts w:ascii="Arial" w:hAnsi="Arial" w:cs="Arial"/>
              <w:color w:val="auto"/>
              <w:sz w:val="20"/>
              <w:szCs w:val="20"/>
            </w:rPr>
          </w:rPrChange>
        </w:rPr>
      </w:pPr>
      <w:bookmarkStart w:id="860" w:name="_Toc468561695"/>
      <w:r w:rsidRPr="007B5338">
        <w:rPr>
          <w:rFonts w:ascii="Arial" w:eastAsia="Arial" w:hAnsi="Arial" w:cs="Arial"/>
          <w:color w:val="auto"/>
          <w:sz w:val="20"/>
          <w:szCs w:val="20"/>
          <w:rPrChange w:id="861" w:author="Bruno dos Santos Rodrigues" w:date="2016-12-03T21:18:00Z">
            <w:rPr>
              <w:rFonts w:ascii="Arial" w:hAnsi="Arial" w:cs="Arial"/>
              <w:color w:val="auto"/>
              <w:sz w:val="20"/>
              <w:szCs w:val="20"/>
            </w:rPr>
          </w:rPrChange>
        </w:rPr>
        <w:t xml:space="preserve">Tabela </w:t>
      </w:r>
      <w:r w:rsidRPr="007B5338">
        <w:rPr>
          <w:rFonts w:ascii="Arial" w:hAnsi="Arial" w:cs="Arial"/>
          <w:sz w:val="20"/>
          <w:szCs w:val="20"/>
          <w:rPrChange w:id="862" w:author="Bruno dos Santos Rodrigues" w:date="2016-12-03T21:18:00Z">
            <w:rPr>
              <w:rFonts w:ascii="Arial" w:hAnsi="Arial" w:cs="Arial"/>
              <w:color w:val="auto"/>
              <w:sz w:val="20"/>
              <w:szCs w:val="20"/>
            </w:rPr>
          </w:rPrChange>
        </w:rPr>
        <w:fldChar w:fldCharType="begin"/>
      </w:r>
      <w:r w:rsidRPr="007B5338">
        <w:rPr>
          <w:rFonts w:ascii="Arial" w:hAnsi="Arial" w:cs="Arial"/>
          <w:color w:val="auto"/>
          <w:sz w:val="20"/>
          <w:szCs w:val="20"/>
        </w:rPr>
        <w:instrText xml:space="preserve"> SEQ Tabela \* ARABIC </w:instrText>
      </w:r>
      <w:r w:rsidRPr="007B5338">
        <w:rPr>
          <w:rFonts w:ascii="Arial" w:hAnsi="Arial" w:cs="Arial"/>
          <w:color w:val="auto"/>
          <w:sz w:val="20"/>
          <w:szCs w:val="20"/>
          <w:rPrChange w:id="863" w:author="Bruno dos Santos Rodrigues" w:date="2016-12-03T21:18:00Z">
            <w:rPr>
              <w:rFonts w:ascii="Arial" w:hAnsi="Arial" w:cs="Arial"/>
              <w:color w:val="auto"/>
              <w:sz w:val="20"/>
              <w:szCs w:val="20"/>
            </w:rPr>
          </w:rPrChange>
        </w:rPr>
        <w:fldChar w:fldCharType="separate"/>
      </w:r>
      <w:r w:rsidR="00CF273E" w:rsidRPr="007B5338">
        <w:rPr>
          <w:rFonts w:ascii="Arial" w:eastAsia="Arial" w:hAnsi="Arial" w:cs="Arial"/>
          <w:color w:val="auto"/>
          <w:sz w:val="20"/>
          <w:szCs w:val="20"/>
          <w:rPrChange w:id="864" w:author="Bruno dos Santos Rodrigues" w:date="2016-12-03T21:18:00Z">
            <w:rPr>
              <w:rFonts w:ascii="Arial" w:hAnsi="Arial" w:cs="Arial"/>
              <w:noProof/>
              <w:color w:val="auto"/>
              <w:sz w:val="20"/>
              <w:szCs w:val="20"/>
            </w:rPr>
          </w:rPrChange>
        </w:rPr>
        <w:t>3</w:t>
      </w:r>
      <w:r w:rsidRPr="007B5338">
        <w:rPr>
          <w:rFonts w:ascii="Arial" w:hAnsi="Arial" w:cs="Arial"/>
          <w:sz w:val="20"/>
          <w:szCs w:val="20"/>
          <w:rPrChange w:id="865" w:author="Bruno dos Santos Rodrigues" w:date="2016-12-03T21:18:00Z">
            <w:rPr>
              <w:rFonts w:ascii="Arial" w:hAnsi="Arial" w:cs="Arial"/>
              <w:color w:val="auto"/>
              <w:sz w:val="20"/>
              <w:szCs w:val="20"/>
            </w:rPr>
          </w:rPrChange>
        </w:rPr>
        <w:fldChar w:fldCharType="end"/>
      </w:r>
      <w:r w:rsidRPr="007B5338">
        <w:rPr>
          <w:rFonts w:ascii="Arial" w:eastAsia="Arial" w:hAnsi="Arial" w:cs="Arial"/>
          <w:color w:val="auto"/>
          <w:sz w:val="20"/>
          <w:szCs w:val="20"/>
          <w:rPrChange w:id="866" w:author="Bruno dos Santos Rodrigues" w:date="2016-12-03T21:18:00Z">
            <w:rPr>
              <w:rFonts w:ascii="Arial" w:hAnsi="Arial" w:cs="Arial"/>
              <w:color w:val="auto"/>
              <w:sz w:val="20"/>
              <w:szCs w:val="20"/>
            </w:rPr>
          </w:rPrChange>
        </w:rPr>
        <w:t xml:space="preserve"> - Caso de uso</w:t>
      </w:r>
      <w:bookmarkEnd w:id="860"/>
    </w:p>
    <w:p w14:paraId="1BFB776B" w14:textId="77777777" w:rsidR="00E247E7" w:rsidRDefault="00E247E7"/>
    <w:p w14:paraId="1920F2C7" w14:textId="1E8208C0" w:rsidR="00E247E7" w:rsidRDefault="00E247E7"/>
    <w:p w14:paraId="7D967813" w14:textId="59B1FFFE" w:rsidR="00D645AC" w:rsidRDefault="00D645AC"/>
    <w:p w14:paraId="1CB691D6" w14:textId="77777777" w:rsidR="00D467A2" w:rsidRDefault="00D467A2"/>
    <w:p w14:paraId="200E8AE5" w14:textId="0B6D414F" w:rsidR="00E247E7" w:rsidRPr="00A31D4E" w:rsidRDefault="00CC3E07" w:rsidP="00CC3E07">
      <w:pPr>
        <w:pStyle w:val="Ttulo3"/>
        <w:rPr>
          <w:b/>
        </w:rPr>
        <w:pPrChange w:id="867" w:author="Bruno dos Santos Rodrigues" w:date="2016-12-04T13:53:00Z">
          <w:pPr>
            <w:numPr>
              <w:numId w:val="8"/>
            </w:numPr>
            <w:ind w:left="426" w:hanging="360"/>
          </w:pPr>
        </w:pPrChange>
      </w:pPr>
      <w:bookmarkStart w:id="868" w:name="_Toc468623267"/>
      <w:ins w:id="869" w:author="Bruno dos Santos Rodrigues" w:date="2016-12-04T13:53:00Z">
        <w:r>
          <w:rPr>
            <w:rFonts w:ascii="Arial" w:eastAsia="Arial" w:hAnsi="Arial" w:cs="Arial"/>
            <w:b/>
          </w:rPr>
          <w:t>3.1.3</w:t>
        </w:r>
        <w:r>
          <w:rPr>
            <w:rFonts w:ascii="Arial" w:eastAsia="Arial" w:hAnsi="Arial" w:cs="Arial"/>
            <w:b/>
          </w:rPr>
          <w:tab/>
        </w:r>
      </w:ins>
      <w:r w:rsidR="00E247E7">
        <w:rPr>
          <w:rFonts w:ascii="Arial" w:eastAsia="Arial" w:hAnsi="Arial" w:cs="Arial"/>
          <w:b/>
        </w:rPr>
        <w:t>Diagrama de Casos de Uso</w:t>
      </w:r>
      <w:bookmarkEnd w:id="868"/>
    </w:p>
    <w:p w14:paraId="68F33B6C" w14:textId="77777777" w:rsidR="00E247E7" w:rsidRDefault="00E247E7"/>
    <w:p w14:paraId="5301FCE3" w14:textId="77777777" w:rsidR="008F738E" w:rsidRDefault="000A3A81" w:rsidP="008F738E">
      <w:pPr>
        <w:keepNext/>
      </w:pPr>
      <w:r>
        <w:rPr>
          <w:noProof/>
        </w:rPr>
        <w:lastRenderedPageBreak/>
        <w:drawing>
          <wp:inline distT="0" distB="0" distL="0" distR="0" wp14:anchorId="6BA62114" wp14:editId="41B4B91F">
            <wp:extent cx="7643174" cy="5392202"/>
            <wp:effectExtent l="1587"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V1.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655064" cy="5400591"/>
                    </a:xfrm>
                    <a:prstGeom prst="rect">
                      <a:avLst/>
                    </a:prstGeom>
                  </pic:spPr>
                </pic:pic>
              </a:graphicData>
            </a:graphic>
          </wp:inline>
        </w:drawing>
      </w:r>
    </w:p>
    <w:p w14:paraId="0347A9BC" w14:textId="1DD3E4C8" w:rsidR="00DD6A51" w:rsidRPr="007B5338" w:rsidRDefault="008F738E" w:rsidP="008F738E">
      <w:pPr>
        <w:pStyle w:val="Legenda"/>
        <w:rPr>
          <w:rFonts w:ascii="Arial" w:eastAsia="Arial" w:hAnsi="Arial" w:cs="Arial"/>
          <w:color w:val="auto"/>
          <w:sz w:val="20"/>
          <w:szCs w:val="20"/>
          <w:rPrChange w:id="870" w:author="Bruno dos Santos Rodrigues" w:date="2016-12-03T21:18:00Z">
            <w:rPr>
              <w:rFonts w:ascii="Arial" w:hAnsi="Arial" w:cs="Arial"/>
              <w:color w:val="auto"/>
              <w:sz w:val="20"/>
              <w:szCs w:val="20"/>
            </w:rPr>
          </w:rPrChange>
        </w:rPr>
      </w:pPr>
      <w:bookmarkStart w:id="871" w:name="_Toc468623227"/>
      <w:r w:rsidRPr="007B5338">
        <w:rPr>
          <w:rFonts w:ascii="Arial" w:eastAsia="Arial" w:hAnsi="Arial" w:cs="Arial"/>
          <w:color w:val="auto"/>
          <w:sz w:val="20"/>
          <w:szCs w:val="20"/>
          <w:rPrChange w:id="872" w:author="Bruno dos Santos Rodrigues" w:date="2016-12-03T21:18:00Z">
            <w:rPr>
              <w:rFonts w:ascii="Arial" w:hAnsi="Arial" w:cs="Arial"/>
              <w:color w:val="auto"/>
              <w:sz w:val="20"/>
              <w:szCs w:val="20"/>
            </w:rPr>
          </w:rPrChange>
        </w:rPr>
        <w:t xml:space="preserve">Figura </w:t>
      </w:r>
      <w:r w:rsidRPr="007B5338">
        <w:rPr>
          <w:rFonts w:ascii="Arial" w:hAnsi="Arial" w:cs="Arial"/>
          <w:sz w:val="20"/>
          <w:szCs w:val="20"/>
          <w:rPrChange w:id="873" w:author="Bruno dos Santos Rodrigues" w:date="2016-12-03T21:18:00Z">
            <w:rPr>
              <w:rFonts w:ascii="Arial" w:hAnsi="Arial" w:cs="Arial"/>
              <w:color w:val="auto"/>
              <w:sz w:val="20"/>
              <w:szCs w:val="20"/>
            </w:rPr>
          </w:rPrChange>
        </w:rPr>
        <w:fldChar w:fldCharType="begin"/>
      </w:r>
      <w:r w:rsidRPr="007B5338">
        <w:rPr>
          <w:rFonts w:ascii="Arial" w:hAnsi="Arial" w:cs="Arial"/>
          <w:color w:val="auto"/>
          <w:sz w:val="20"/>
          <w:szCs w:val="20"/>
        </w:rPr>
        <w:instrText xml:space="preserve"> SEQ Figura \* ARABIC </w:instrText>
      </w:r>
      <w:r w:rsidRPr="007B5338">
        <w:rPr>
          <w:rFonts w:ascii="Arial" w:hAnsi="Arial" w:cs="Arial"/>
          <w:color w:val="auto"/>
          <w:sz w:val="20"/>
          <w:szCs w:val="20"/>
          <w:rPrChange w:id="874" w:author="Bruno dos Santos Rodrigues" w:date="2016-12-03T21:18:00Z">
            <w:rPr>
              <w:rFonts w:ascii="Arial" w:hAnsi="Arial" w:cs="Arial"/>
              <w:color w:val="auto"/>
              <w:sz w:val="20"/>
              <w:szCs w:val="20"/>
            </w:rPr>
          </w:rPrChange>
        </w:rPr>
        <w:fldChar w:fldCharType="separate"/>
      </w:r>
      <w:r w:rsidR="0070066D">
        <w:rPr>
          <w:rFonts w:ascii="Arial" w:hAnsi="Arial" w:cs="Arial"/>
          <w:noProof/>
          <w:color w:val="auto"/>
          <w:sz w:val="20"/>
          <w:szCs w:val="20"/>
        </w:rPr>
        <w:t>2</w:t>
      </w:r>
      <w:r w:rsidRPr="007B5338">
        <w:rPr>
          <w:rFonts w:ascii="Arial" w:hAnsi="Arial" w:cs="Arial"/>
          <w:sz w:val="20"/>
          <w:szCs w:val="20"/>
          <w:rPrChange w:id="875" w:author="Bruno dos Santos Rodrigues" w:date="2016-12-03T21:18:00Z">
            <w:rPr>
              <w:rFonts w:ascii="Arial" w:hAnsi="Arial" w:cs="Arial"/>
              <w:color w:val="auto"/>
              <w:sz w:val="20"/>
              <w:szCs w:val="20"/>
            </w:rPr>
          </w:rPrChange>
        </w:rPr>
        <w:fldChar w:fldCharType="end"/>
      </w:r>
      <w:r w:rsidRPr="007B5338">
        <w:rPr>
          <w:rFonts w:ascii="Arial" w:eastAsia="Arial" w:hAnsi="Arial" w:cs="Arial"/>
          <w:color w:val="auto"/>
          <w:sz w:val="20"/>
          <w:szCs w:val="20"/>
          <w:rPrChange w:id="876" w:author="Bruno dos Santos Rodrigues" w:date="2016-12-03T21:18:00Z">
            <w:rPr>
              <w:rFonts w:ascii="Arial" w:hAnsi="Arial" w:cs="Arial"/>
              <w:color w:val="auto"/>
              <w:sz w:val="20"/>
              <w:szCs w:val="20"/>
            </w:rPr>
          </w:rPrChange>
        </w:rPr>
        <w:t xml:space="preserve"> - Diagrama de caso de uso</w:t>
      </w:r>
      <w:bookmarkEnd w:id="871"/>
    </w:p>
    <w:p w14:paraId="6F475122" w14:textId="77777777" w:rsidR="00DD6A51" w:rsidRDefault="00F372CC">
      <w:pPr>
        <w:numPr>
          <w:ilvl w:val="0"/>
          <w:numId w:val="2"/>
        </w:numPr>
        <w:spacing w:before="360"/>
        <w:ind w:left="426" w:hanging="360"/>
      </w:pPr>
      <w:r w:rsidRPr="001C14D2">
        <w:rPr>
          <w:rFonts w:ascii="Arial" w:eastAsia="Arial" w:hAnsi="Arial" w:cs="Arial"/>
          <w:b/>
          <w:sz w:val="24"/>
          <w:szCs w:val="24"/>
        </w:rPr>
        <w:t xml:space="preserve">Especificação de Caso De Uso </w:t>
      </w:r>
    </w:p>
    <w:p w14:paraId="1E007C44" w14:textId="77777777" w:rsidR="00DD6A51" w:rsidRDefault="00F372CC">
      <w:r>
        <w:rPr>
          <w:rFonts w:ascii="Arial" w:eastAsia="Arial" w:hAnsi="Arial" w:cs="Arial"/>
          <w:b/>
          <w:sz w:val="24"/>
          <w:szCs w:val="24"/>
        </w:rPr>
        <w:t>UC01 – Login</w:t>
      </w:r>
    </w:p>
    <w:p w14:paraId="13AC114D" w14:textId="77777777" w:rsidR="00DD6A51" w:rsidRDefault="00F372CC">
      <w:r>
        <w:rPr>
          <w:rFonts w:ascii="Arial" w:eastAsia="Arial" w:hAnsi="Arial" w:cs="Arial"/>
          <w:b/>
          <w:sz w:val="24"/>
          <w:szCs w:val="24"/>
        </w:rPr>
        <w:lastRenderedPageBreak/>
        <w:t xml:space="preserve">NOME: </w:t>
      </w:r>
      <w:r>
        <w:rPr>
          <w:rFonts w:ascii="Arial" w:eastAsia="Arial" w:hAnsi="Arial" w:cs="Arial"/>
          <w:sz w:val="24"/>
          <w:szCs w:val="24"/>
        </w:rPr>
        <w:t>Login</w:t>
      </w:r>
    </w:p>
    <w:p w14:paraId="4B206D38" w14:textId="712F3315" w:rsidR="00DD6A51" w:rsidRDefault="00F372CC">
      <w:r>
        <w:rPr>
          <w:rFonts w:ascii="Arial" w:eastAsia="Arial" w:hAnsi="Arial" w:cs="Arial"/>
          <w:b/>
          <w:sz w:val="24"/>
          <w:szCs w:val="24"/>
        </w:rPr>
        <w:t xml:space="preserve">DESCRIÇÃO SUCINTA: </w:t>
      </w:r>
      <w:r>
        <w:rPr>
          <w:rFonts w:ascii="Arial" w:eastAsia="Arial" w:hAnsi="Arial" w:cs="Arial"/>
          <w:sz w:val="24"/>
          <w:szCs w:val="24"/>
        </w:rPr>
        <w:t>os usuários fazem login com o sistema.</w:t>
      </w:r>
    </w:p>
    <w:p w14:paraId="360AEAAA" w14:textId="77777777" w:rsidR="00DD6A51" w:rsidRDefault="00F372CC">
      <w:r>
        <w:rPr>
          <w:rFonts w:ascii="Arial" w:eastAsia="Arial" w:hAnsi="Arial" w:cs="Arial"/>
          <w:b/>
          <w:sz w:val="24"/>
          <w:szCs w:val="24"/>
        </w:rPr>
        <w:t>ATORES:</w:t>
      </w:r>
    </w:p>
    <w:p w14:paraId="5BD9561F" w14:textId="77777777" w:rsidR="00DD6A51" w:rsidRDefault="00F372CC">
      <w:r>
        <w:rPr>
          <w:rFonts w:ascii="Arial" w:eastAsia="Arial" w:hAnsi="Arial" w:cs="Arial"/>
          <w:sz w:val="24"/>
          <w:szCs w:val="24"/>
        </w:rPr>
        <w:t xml:space="preserve">1.      Usuários Técnico de TI e Usuário Administrativo </w:t>
      </w:r>
    </w:p>
    <w:p w14:paraId="3BC9BF59" w14:textId="77777777" w:rsidR="00DD6A51" w:rsidRDefault="00F372CC">
      <w:r>
        <w:rPr>
          <w:rFonts w:ascii="Arial" w:eastAsia="Arial" w:hAnsi="Arial" w:cs="Arial"/>
          <w:b/>
          <w:sz w:val="24"/>
          <w:szCs w:val="24"/>
        </w:rPr>
        <w:t>FLUXO BÁSICO</w:t>
      </w:r>
    </w:p>
    <w:p w14:paraId="45BE9C3D" w14:textId="27A138A4" w:rsidR="00DD6A51" w:rsidRDefault="00F372CC">
      <w:r>
        <w:rPr>
          <w:rFonts w:ascii="Arial" w:eastAsia="Arial" w:hAnsi="Arial" w:cs="Arial"/>
          <w:sz w:val="24"/>
          <w:szCs w:val="24"/>
        </w:rPr>
        <w:t xml:space="preserve">1.      O usuário abrir o sistema e automaticamente aparece a </w:t>
      </w:r>
      <w:del w:id="877" w:author="Bruno dos Santos Rodrigues" w:date="2016-12-04T10:23:00Z">
        <w:r w:rsidDel="0064702A">
          <w:rPr>
            <w:rFonts w:ascii="Arial" w:eastAsia="Arial" w:hAnsi="Arial" w:cs="Arial"/>
            <w:sz w:val="24"/>
            <w:szCs w:val="24"/>
          </w:rPr>
          <w:delText>tela</w:delText>
        </w:r>
      </w:del>
      <w:ins w:id="878" w:author="Bruno dos Santos Rodrigues" w:date="2016-12-04T10:23:00Z">
        <w:r w:rsidR="0064702A">
          <w:rPr>
            <w:rFonts w:ascii="Arial" w:eastAsia="Arial" w:hAnsi="Arial" w:cs="Arial"/>
            <w:sz w:val="24"/>
            <w:szCs w:val="24"/>
          </w:rPr>
          <w:t>Janela</w:t>
        </w:r>
      </w:ins>
      <w:r>
        <w:rPr>
          <w:rFonts w:ascii="Arial" w:eastAsia="Arial" w:hAnsi="Arial" w:cs="Arial"/>
          <w:sz w:val="24"/>
          <w:szCs w:val="24"/>
        </w:rPr>
        <w:t xml:space="preserve"> de login</w:t>
      </w:r>
    </w:p>
    <w:p w14:paraId="3C7CA102" w14:textId="77777777" w:rsidR="00DD6A51" w:rsidRDefault="00F372CC">
      <w:r>
        <w:rPr>
          <w:rFonts w:ascii="Arial" w:eastAsia="Arial" w:hAnsi="Arial" w:cs="Arial"/>
          <w:sz w:val="24"/>
          <w:szCs w:val="24"/>
        </w:rPr>
        <w:t xml:space="preserve">2.      O usuário digita seu login e senha </w:t>
      </w:r>
    </w:p>
    <w:p w14:paraId="1439A332" w14:textId="77777777" w:rsidR="00DD6A51" w:rsidRDefault="00F372CC">
      <w:r>
        <w:rPr>
          <w:rFonts w:ascii="Arial" w:eastAsia="Arial" w:hAnsi="Arial" w:cs="Arial"/>
          <w:sz w:val="24"/>
          <w:szCs w:val="24"/>
        </w:rPr>
        <w:t xml:space="preserve">3.      O usuário clica em entrar </w:t>
      </w:r>
    </w:p>
    <w:p w14:paraId="02366400" w14:textId="77777777" w:rsidR="00DD6A51" w:rsidRDefault="00F372CC">
      <w:r>
        <w:rPr>
          <w:rFonts w:ascii="Arial" w:eastAsia="Arial" w:hAnsi="Arial" w:cs="Arial"/>
          <w:sz w:val="24"/>
          <w:szCs w:val="24"/>
        </w:rPr>
        <w:t>4.      O Sistema mostrar as opções</w:t>
      </w:r>
    </w:p>
    <w:p w14:paraId="7BA6F544" w14:textId="77777777" w:rsidR="00DD6A51" w:rsidRDefault="00F372CC">
      <w:r>
        <w:rPr>
          <w:rFonts w:ascii="Arial" w:eastAsia="Arial" w:hAnsi="Arial" w:cs="Arial"/>
          <w:sz w:val="24"/>
          <w:szCs w:val="24"/>
        </w:rPr>
        <w:t>8.      E o caso de uso é encerrado.</w:t>
      </w:r>
    </w:p>
    <w:p w14:paraId="4F1C246C" w14:textId="77777777" w:rsidR="00DD6A51" w:rsidRDefault="00F372CC">
      <w:r>
        <w:rPr>
          <w:rFonts w:ascii="Arial" w:eastAsia="Arial" w:hAnsi="Arial" w:cs="Arial"/>
          <w:b/>
          <w:sz w:val="24"/>
          <w:szCs w:val="24"/>
        </w:rPr>
        <w:t>FLUXOS ALTERNATIVOS</w:t>
      </w:r>
    </w:p>
    <w:p w14:paraId="05AE113D" w14:textId="77777777" w:rsidR="00DD6A51" w:rsidRDefault="00F372CC">
      <w:r>
        <w:rPr>
          <w:rFonts w:ascii="Arial" w:eastAsia="Arial" w:hAnsi="Arial" w:cs="Arial"/>
          <w:b/>
          <w:sz w:val="24"/>
          <w:szCs w:val="24"/>
        </w:rPr>
        <w:t>(A1) Alternativa ao Passo 2 – Login</w:t>
      </w:r>
    </w:p>
    <w:p w14:paraId="01D80803" w14:textId="57B6944B" w:rsidR="00DD6A51" w:rsidRDefault="00F372CC">
      <w:r>
        <w:rPr>
          <w:rFonts w:ascii="Arial" w:eastAsia="Arial" w:hAnsi="Arial" w:cs="Arial"/>
          <w:sz w:val="24"/>
          <w:szCs w:val="24"/>
        </w:rPr>
        <w:t xml:space="preserve">1.a. O sistema abre a </w:t>
      </w:r>
      <w:del w:id="879" w:author="Bruno dos Santos Rodrigues" w:date="2016-12-04T10:24:00Z">
        <w:r w:rsidDel="0064702A">
          <w:rPr>
            <w:rFonts w:ascii="Arial" w:eastAsia="Arial" w:hAnsi="Arial" w:cs="Arial"/>
            <w:sz w:val="24"/>
            <w:szCs w:val="24"/>
          </w:rPr>
          <w:delText>tela</w:delText>
        </w:r>
      </w:del>
      <w:ins w:id="880"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login o usuário tem a opção CANCELAR, para fechar o sistema.</w:t>
      </w:r>
    </w:p>
    <w:p w14:paraId="57B80D11" w14:textId="77777777" w:rsidR="00DD6A51" w:rsidRDefault="00F372CC">
      <w:r>
        <w:rPr>
          <w:rFonts w:ascii="Arial" w:eastAsia="Arial" w:hAnsi="Arial" w:cs="Arial"/>
          <w:b/>
          <w:sz w:val="24"/>
          <w:szCs w:val="24"/>
        </w:rPr>
        <w:t>(A3) Alternativa ao Passo 3 – A regra RN1 não é atendida</w:t>
      </w:r>
    </w:p>
    <w:p w14:paraId="4ADA24F0" w14:textId="5CBB4098" w:rsidR="00DD6A51" w:rsidRDefault="00F372CC">
      <w:r>
        <w:rPr>
          <w:rFonts w:ascii="Arial" w:eastAsia="Arial" w:hAnsi="Arial" w:cs="Arial"/>
          <w:sz w:val="24"/>
          <w:szCs w:val="24"/>
        </w:rPr>
        <w:t xml:space="preserve">3.a.  O sistema retorna uma mensagem de erro “"Erro de usuário e/ou senha" o usuário clica em ok e será redirecionado para a mesma </w:t>
      </w:r>
      <w:del w:id="881" w:author="Bruno dos Santos Rodrigues" w:date="2016-12-04T10:24:00Z">
        <w:r w:rsidDel="0064702A">
          <w:rPr>
            <w:rFonts w:ascii="Arial" w:eastAsia="Arial" w:hAnsi="Arial" w:cs="Arial"/>
            <w:sz w:val="24"/>
            <w:szCs w:val="24"/>
          </w:rPr>
          <w:delText>tela</w:delText>
        </w:r>
      </w:del>
      <w:ins w:id="882" w:author="Bruno dos Santos Rodrigues" w:date="2016-12-04T10:24:00Z">
        <w:r w:rsidR="0064702A">
          <w:rPr>
            <w:rFonts w:ascii="Arial" w:eastAsia="Arial" w:hAnsi="Arial" w:cs="Arial"/>
            <w:sz w:val="24"/>
            <w:szCs w:val="24"/>
          </w:rPr>
          <w:t>janela</w:t>
        </w:r>
      </w:ins>
      <w:r>
        <w:rPr>
          <w:rFonts w:ascii="Arial" w:eastAsia="Arial" w:hAnsi="Arial" w:cs="Arial"/>
          <w:sz w:val="24"/>
          <w:szCs w:val="24"/>
        </w:rPr>
        <w:t>.</w:t>
      </w:r>
    </w:p>
    <w:p w14:paraId="2DC7DAEA" w14:textId="77777777" w:rsidR="00DD6A51" w:rsidRDefault="00F372CC">
      <w:r>
        <w:rPr>
          <w:rFonts w:ascii="Arial" w:eastAsia="Arial" w:hAnsi="Arial" w:cs="Arial"/>
          <w:sz w:val="24"/>
          <w:szCs w:val="24"/>
        </w:rPr>
        <w:t>FIM DO CASO DE USO LOGIN.</w:t>
      </w:r>
    </w:p>
    <w:p w14:paraId="672600AC" w14:textId="77777777" w:rsidR="00DD6A51" w:rsidRDefault="00DD6A51"/>
    <w:p w14:paraId="37F4B322" w14:textId="77777777" w:rsidR="00DD6A51" w:rsidRDefault="00F372CC">
      <w:r>
        <w:rPr>
          <w:rFonts w:ascii="Arial" w:eastAsia="Arial" w:hAnsi="Arial" w:cs="Arial"/>
          <w:b/>
          <w:sz w:val="24"/>
          <w:szCs w:val="24"/>
        </w:rPr>
        <w:t xml:space="preserve">UC02 – Criar Usuário </w:t>
      </w:r>
    </w:p>
    <w:p w14:paraId="4188E15D" w14:textId="77777777" w:rsidR="00DD6A51" w:rsidRDefault="00F372CC">
      <w:r>
        <w:rPr>
          <w:rFonts w:ascii="Arial" w:eastAsia="Arial" w:hAnsi="Arial" w:cs="Arial"/>
          <w:b/>
          <w:sz w:val="24"/>
          <w:szCs w:val="24"/>
        </w:rPr>
        <w:t xml:space="preserve">NOME: </w:t>
      </w:r>
      <w:r>
        <w:rPr>
          <w:rFonts w:ascii="Arial" w:eastAsia="Arial" w:hAnsi="Arial" w:cs="Arial"/>
          <w:sz w:val="24"/>
          <w:szCs w:val="24"/>
        </w:rPr>
        <w:t xml:space="preserve">Criar Usuário </w:t>
      </w:r>
    </w:p>
    <w:p w14:paraId="3B3A8799" w14:textId="77777777" w:rsidR="00DD6A51" w:rsidRDefault="00F372CC">
      <w:r>
        <w:rPr>
          <w:rFonts w:ascii="Arial" w:eastAsia="Arial" w:hAnsi="Arial" w:cs="Arial"/>
          <w:b/>
          <w:sz w:val="24"/>
          <w:szCs w:val="24"/>
        </w:rPr>
        <w:t xml:space="preserve">DESCRIÇÃO SUCINTA: </w:t>
      </w:r>
      <w:r>
        <w:rPr>
          <w:rFonts w:ascii="Arial" w:eastAsia="Arial" w:hAnsi="Arial" w:cs="Arial"/>
          <w:sz w:val="24"/>
          <w:szCs w:val="24"/>
        </w:rPr>
        <w:t>Usuário Administrativo cadastrar usuário no sistema.</w:t>
      </w:r>
    </w:p>
    <w:p w14:paraId="4F70D81D" w14:textId="77777777" w:rsidR="00DD6A51" w:rsidRDefault="00F372CC">
      <w:r>
        <w:rPr>
          <w:rFonts w:ascii="Arial" w:eastAsia="Arial" w:hAnsi="Arial" w:cs="Arial"/>
          <w:b/>
          <w:sz w:val="24"/>
          <w:szCs w:val="24"/>
        </w:rPr>
        <w:t>ATORES:</w:t>
      </w:r>
    </w:p>
    <w:p w14:paraId="371FC114" w14:textId="77777777" w:rsidR="00DD6A51" w:rsidRDefault="00F372CC">
      <w:r>
        <w:rPr>
          <w:rFonts w:ascii="Arial" w:eastAsia="Arial" w:hAnsi="Arial" w:cs="Arial"/>
          <w:sz w:val="24"/>
          <w:szCs w:val="24"/>
        </w:rPr>
        <w:t xml:space="preserve">1.      Usuário Administrativo </w:t>
      </w:r>
    </w:p>
    <w:p w14:paraId="583EEF5C" w14:textId="77777777" w:rsidR="00DD6A51" w:rsidRDefault="00F372CC">
      <w:r>
        <w:rPr>
          <w:rFonts w:ascii="Arial" w:eastAsia="Arial" w:hAnsi="Arial" w:cs="Arial"/>
          <w:b/>
          <w:sz w:val="24"/>
          <w:szCs w:val="24"/>
        </w:rPr>
        <w:t>FLUXO BÁSICO</w:t>
      </w:r>
    </w:p>
    <w:p w14:paraId="01718720" w14:textId="77777777" w:rsidR="00DD6A51" w:rsidRDefault="00F372CC">
      <w:r>
        <w:rPr>
          <w:rFonts w:ascii="Arial" w:eastAsia="Arial" w:hAnsi="Arial" w:cs="Arial"/>
          <w:sz w:val="24"/>
          <w:szCs w:val="24"/>
        </w:rPr>
        <w:t>1.      O usuário seleciona a opção “Administrativo”</w:t>
      </w:r>
    </w:p>
    <w:p w14:paraId="7B597CE9" w14:textId="77777777" w:rsidR="00DD6A51" w:rsidRDefault="00F372CC">
      <w:r>
        <w:rPr>
          <w:rFonts w:ascii="Arial" w:eastAsia="Arial" w:hAnsi="Arial" w:cs="Arial"/>
          <w:sz w:val="24"/>
          <w:szCs w:val="24"/>
        </w:rPr>
        <w:t>2.      O Sistema exibe as opções</w:t>
      </w:r>
    </w:p>
    <w:p w14:paraId="3319EFE1" w14:textId="77777777" w:rsidR="00DD6A51" w:rsidRDefault="00F372CC">
      <w:r>
        <w:rPr>
          <w:rFonts w:ascii="Arial" w:eastAsia="Arial" w:hAnsi="Arial" w:cs="Arial"/>
          <w:sz w:val="24"/>
          <w:szCs w:val="24"/>
        </w:rPr>
        <w:t>3.      O usuário escolhe a opção “Criar Usuário”</w:t>
      </w:r>
    </w:p>
    <w:p w14:paraId="05146C13" w14:textId="0F246B9B" w:rsidR="00DD6A51" w:rsidRDefault="00F372CC">
      <w:r>
        <w:rPr>
          <w:rFonts w:ascii="Arial" w:eastAsia="Arial" w:hAnsi="Arial" w:cs="Arial"/>
          <w:sz w:val="24"/>
          <w:szCs w:val="24"/>
        </w:rPr>
        <w:t xml:space="preserve">4.      O Sistema abre a </w:t>
      </w:r>
      <w:del w:id="883" w:author="Bruno dos Santos Rodrigues" w:date="2016-12-04T10:24:00Z">
        <w:r w:rsidDel="0064702A">
          <w:rPr>
            <w:rFonts w:ascii="Arial" w:eastAsia="Arial" w:hAnsi="Arial" w:cs="Arial"/>
            <w:sz w:val="24"/>
            <w:szCs w:val="24"/>
          </w:rPr>
          <w:delText>tela</w:delText>
        </w:r>
      </w:del>
      <w:ins w:id="884"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w:t>
      </w:r>
    </w:p>
    <w:p w14:paraId="7B82C680" w14:textId="77777777" w:rsidR="00DD6A51" w:rsidRDefault="00F372CC">
      <w:r>
        <w:rPr>
          <w:rFonts w:ascii="Arial" w:eastAsia="Arial" w:hAnsi="Arial" w:cs="Arial"/>
          <w:sz w:val="24"/>
          <w:szCs w:val="24"/>
        </w:rPr>
        <w:t>5.      O usuário preenche o campo “USUÁRIO E SENHA”</w:t>
      </w:r>
    </w:p>
    <w:p w14:paraId="63062624" w14:textId="24CA68F6" w:rsidR="00DD6A51" w:rsidRDefault="00F372CC">
      <w:r>
        <w:rPr>
          <w:rFonts w:ascii="Arial" w:eastAsia="Arial" w:hAnsi="Arial" w:cs="Arial"/>
          <w:sz w:val="24"/>
          <w:szCs w:val="24"/>
        </w:rPr>
        <w:lastRenderedPageBreak/>
        <w:t>6.      O usuário preenchendo corretamente os ca</w:t>
      </w:r>
      <w:r w:rsidR="003D6589">
        <w:rPr>
          <w:rFonts w:ascii="Arial" w:eastAsia="Arial" w:hAnsi="Arial" w:cs="Arial"/>
          <w:sz w:val="24"/>
          <w:szCs w:val="24"/>
        </w:rPr>
        <w:t>mpos tem o botão “Criar Usuário” e</w:t>
      </w:r>
      <w:r>
        <w:rPr>
          <w:rFonts w:ascii="Arial" w:eastAsia="Arial" w:hAnsi="Arial" w:cs="Arial"/>
          <w:sz w:val="24"/>
          <w:szCs w:val="24"/>
        </w:rPr>
        <w:t xml:space="preserve"> ‘‘ Alterar Senha’’ que é obrigatório a salvar</w:t>
      </w:r>
    </w:p>
    <w:p w14:paraId="7DF226D7" w14:textId="77777777" w:rsidR="00DD6A51" w:rsidRDefault="00F372CC">
      <w:r>
        <w:rPr>
          <w:rFonts w:ascii="Arial" w:eastAsia="Arial" w:hAnsi="Arial" w:cs="Arial"/>
          <w:sz w:val="24"/>
          <w:szCs w:val="24"/>
        </w:rPr>
        <w:t>8.      E o caso de uso é encerrado.</w:t>
      </w:r>
    </w:p>
    <w:p w14:paraId="4DC8F84C" w14:textId="77777777" w:rsidR="00DD6A51" w:rsidRDefault="00F372CC">
      <w:r>
        <w:rPr>
          <w:rFonts w:ascii="Arial" w:eastAsia="Arial" w:hAnsi="Arial" w:cs="Arial"/>
          <w:b/>
          <w:sz w:val="24"/>
          <w:szCs w:val="24"/>
        </w:rPr>
        <w:t>FLUXOS ALTERNATIVOS</w:t>
      </w:r>
    </w:p>
    <w:p w14:paraId="31EA4E8E" w14:textId="77777777" w:rsidR="00DD6A51" w:rsidRDefault="00F372CC">
      <w:r>
        <w:rPr>
          <w:rFonts w:ascii="Arial" w:eastAsia="Arial" w:hAnsi="Arial" w:cs="Arial"/>
          <w:b/>
          <w:sz w:val="24"/>
          <w:szCs w:val="24"/>
        </w:rPr>
        <w:t xml:space="preserve">(A1) Alternativa ao Passo 4 – Criar Usuário </w:t>
      </w:r>
    </w:p>
    <w:p w14:paraId="04D47A5A" w14:textId="2EAB34F0" w:rsidR="00DD6A51" w:rsidRDefault="00F372CC">
      <w:r>
        <w:rPr>
          <w:rFonts w:ascii="Arial" w:eastAsia="Arial" w:hAnsi="Arial" w:cs="Arial"/>
          <w:sz w:val="24"/>
          <w:szCs w:val="24"/>
        </w:rPr>
        <w:t xml:space="preserve">1.a. O sistema abre a </w:t>
      </w:r>
      <w:del w:id="885" w:author="Bruno dos Santos Rodrigues" w:date="2016-12-04T10:24:00Z">
        <w:r w:rsidDel="0064702A">
          <w:rPr>
            <w:rFonts w:ascii="Arial" w:eastAsia="Arial" w:hAnsi="Arial" w:cs="Arial"/>
            <w:sz w:val="24"/>
            <w:szCs w:val="24"/>
          </w:rPr>
          <w:delText>tela</w:delText>
        </w:r>
      </w:del>
      <w:ins w:id="886"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 de pessoa onde terá a opção alternativa para o usuário CANCELAR, o sistema fechar a janela, voltando para janela principal</w:t>
      </w:r>
    </w:p>
    <w:p w14:paraId="66667D39" w14:textId="77777777" w:rsidR="00DD6A51" w:rsidRDefault="00DD6A51"/>
    <w:p w14:paraId="04DEEC32" w14:textId="77777777" w:rsidR="00DD6A51" w:rsidRDefault="00F372CC">
      <w:r>
        <w:rPr>
          <w:rFonts w:ascii="Arial" w:eastAsia="Arial" w:hAnsi="Arial" w:cs="Arial"/>
          <w:b/>
          <w:sz w:val="24"/>
          <w:szCs w:val="24"/>
        </w:rPr>
        <w:t>REGRAS DE NEGÓCIO</w:t>
      </w:r>
    </w:p>
    <w:p w14:paraId="7717F0A2" w14:textId="77777777" w:rsidR="00DD6A51" w:rsidRDefault="00F372CC">
      <w:r>
        <w:rPr>
          <w:rFonts w:ascii="Arial" w:eastAsia="Arial" w:hAnsi="Arial" w:cs="Arial"/>
          <w:b/>
          <w:sz w:val="24"/>
          <w:szCs w:val="24"/>
        </w:rPr>
        <w:t xml:space="preserve">(RN1) </w:t>
      </w:r>
      <w:r>
        <w:rPr>
          <w:rFonts w:ascii="Arial" w:eastAsia="Arial" w:hAnsi="Arial" w:cs="Arial"/>
          <w:sz w:val="24"/>
          <w:szCs w:val="24"/>
        </w:rPr>
        <w:t xml:space="preserve">Preenchimento dos campos obrigatórios </w:t>
      </w:r>
    </w:p>
    <w:p w14:paraId="6C777913" w14:textId="77777777" w:rsidR="00DD6A51" w:rsidRDefault="00F372CC">
      <w:r>
        <w:rPr>
          <w:rFonts w:ascii="Arial" w:eastAsia="Arial" w:hAnsi="Arial" w:cs="Arial"/>
          <w:sz w:val="24"/>
          <w:szCs w:val="24"/>
        </w:rPr>
        <w:t xml:space="preserve">FIM DO CASO DE USO USUÁRIO </w:t>
      </w:r>
    </w:p>
    <w:p w14:paraId="3E6CC26B" w14:textId="77777777" w:rsidR="00DD6A51" w:rsidRDefault="00DD6A51"/>
    <w:p w14:paraId="6D6B47BA" w14:textId="77777777" w:rsidR="00DD6A51" w:rsidRDefault="00F372CC">
      <w:r>
        <w:rPr>
          <w:rFonts w:ascii="Arial" w:eastAsia="Arial" w:hAnsi="Arial" w:cs="Arial"/>
          <w:b/>
          <w:sz w:val="24"/>
          <w:szCs w:val="24"/>
        </w:rPr>
        <w:t>UC03 – Criar Status</w:t>
      </w:r>
    </w:p>
    <w:p w14:paraId="47ABA800" w14:textId="77777777" w:rsidR="00DD6A51" w:rsidRDefault="00F372CC">
      <w:r>
        <w:rPr>
          <w:rFonts w:ascii="Arial" w:eastAsia="Arial" w:hAnsi="Arial" w:cs="Arial"/>
          <w:b/>
          <w:sz w:val="24"/>
          <w:szCs w:val="24"/>
        </w:rPr>
        <w:t xml:space="preserve">NOME: </w:t>
      </w:r>
      <w:r>
        <w:rPr>
          <w:rFonts w:ascii="Arial" w:eastAsia="Arial" w:hAnsi="Arial" w:cs="Arial"/>
          <w:sz w:val="24"/>
          <w:szCs w:val="24"/>
        </w:rPr>
        <w:t>Criar Status</w:t>
      </w:r>
    </w:p>
    <w:p w14:paraId="1F58E48A" w14:textId="77777777" w:rsidR="00DD6A51" w:rsidRDefault="00F372CC">
      <w:r>
        <w:rPr>
          <w:rFonts w:ascii="Arial" w:eastAsia="Arial" w:hAnsi="Arial" w:cs="Arial"/>
          <w:b/>
          <w:sz w:val="24"/>
          <w:szCs w:val="24"/>
        </w:rPr>
        <w:t xml:space="preserve">DESCRIÇÃO SUCINTA: </w:t>
      </w:r>
      <w:r>
        <w:rPr>
          <w:rFonts w:ascii="Arial" w:eastAsia="Arial" w:hAnsi="Arial" w:cs="Arial"/>
          <w:sz w:val="24"/>
          <w:szCs w:val="24"/>
        </w:rPr>
        <w:t>Usuário cadastra o status do chamado no sistema.</w:t>
      </w:r>
    </w:p>
    <w:p w14:paraId="3044421F" w14:textId="77777777" w:rsidR="00DD6A51" w:rsidRDefault="00F372CC">
      <w:r>
        <w:rPr>
          <w:rFonts w:ascii="Arial" w:eastAsia="Arial" w:hAnsi="Arial" w:cs="Arial"/>
          <w:b/>
          <w:sz w:val="24"/>
          <w:szCs w:val="24"/>
        </w:rPr>
        <w:t>ATORES:</w:t>
      </w:r>
    </w:p>
    <w:p w14:paraId="45A97DBF" w14:textId="77777777" w:rsidR="00DD6A51" w:rsidRDefault="00F372CC">
      <w:r>
        <w:rPr>
          <w:rFonts w:ascii="Arial" w:eastAsia="Arial" w:hAnsi="Arial" w:cs="Arial"/>
          <w:sz w:val="24"/>
          <w:szCs w:val="24"/>
        </w:rPr>
        <w:t>1.      Usuário Administrativo</w:t>
      </w:r>
    </w:p>
    <w:p w14:paraId="1249E41A" w14:textId="77777777" w:rsidR="00DD6A51" w:rsidRDefault="00F372CC">
      <w:r>
        <w:rPr>
          <w:rFonts w:ascii="Arial" w:eastAsia="Arial" w:hAnsi="Arial" w:cs="Arial"/>
          <w:b/>
          <w:sz w:val="24"/>
          <w:szCs w:val="24"/>
        </w:rPr>
        <w:t xml:space="preserve">FLUXO </w:t>
      </w:r>
      <w:r w:rsidRPr="00A31D4E">
        <w:rPr>
          <w:rFonts w:ascii="Arial" w:eastAsia="Arial" w:hAnsi="Arial" w:cs="Arial"/>
          <w:b/>
          <w:sz w:val="24"/>
          <w:szCs w:val="24"/>
        </w:rPr>
        <w:t>BÁSICO</w:t>
      </w:r>
    </w:p>
    <w:p w14:paraId="37C07983" w14:textId="77777777" w:rsidR="00DD6A51" w:rsidRDefault="00F372CC">
      <w:r>
        <w:rPr>
          <w:rFonts w:ascii="Arial" w:eastAsia="Arial" w:hAnsi="Arial" w:cs="Arial"/>
          <w:sz w:val="24"/>
          <w:szCs w:val="24"/>
        </w:rPr>
        <w:t>1.      O usuário seleciona a opção “Administrativo”</w:t>
      </w:r>
    </w:p>
    <w:p w14:paraId="6E0255AD" w14:textId="77777777" w:rsidR="00DD6A51" w:rsidRDefault="00F372CC">
      <w:r>
        <w:rPr>
          <w:rFonts w:ascii="Arial" w:eastAsia="Arial" w:hAnsi="Arial" w:cs="Arial"/>
          <w:sz w:val="24"/>
          <w:szCs w:val="24"/>
        </w:rPr>
        <w:t>2.      O Sistema exibe as opções</w:t>
      </w:r>
    </w:p>
    <w:p w14:paraId="6A9DCBCD" w14:textId="77777777" w:rsidR="00DD6A51" w:rsidRDefault="00F372CC">
      <w:r>
        <w:rPr>
          <w:rFonts w:ascii="Arial" w:eastAsia="Arial" w:hAnsi="Arial" w:cs="Arial"/>
          <w:sz w:val="24"/>
          <w:szCs w:val="24"/>
        </w:rPr>
        <w:t>3.      O usuário escolhe a opção “Status”</w:t>
      </w:r>
    </w:p>
    <w:p w14:paraId="42A05E59" w14:textId="56A394C5" w:rsidR="00DD6A51" w:rsidRDefault="00F372CC">
      <w:r>
        <w:rPr>
          <w:rFonts w:ascii="Arial" w:eastAsia="Arial" w:hAnsi="Arial" w:cs="Arial"/>
          <w:sz w:val="24"/>
          <w:szCs w:val="24"/>
        </w:rPr>
        <w:t xml:space="preserve">4.      O Sistema abre a </w:t>
      </w:r>
      <w:del w:id="887" w:author="Bruno dos Santos Rodrigues" w:date="2016-12-04T10:24:00Z">
        <w:r w:rsidDel="0064702A">
          <w:rPr>
            <w:rFonts w:ascii="Arial" w:eastAsia="Arial" w:hAnsi="Arial" w:cs="Arial"/>
            <w:sz w:val="24"/>
            <w:szCs w:val="24"/>
          </w:rPr>
          <w:delText>tela</w:delText>
        </w:r>
      </w:del>
      <w:ins w:id="888"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w:t>
      </w:r>
    </w:p>
    <w:p w14:paraId="1D50653C" w14:textId="77777777" w:rsidR="00DD6A51" w:rsidRDefault="00F372CC">
      <w:r>
        <w:rPr>
          <w:rFonts w:ascii="Arial" w:eastAsia="Arial" w:hAnsi="Arial" w:cs="Arial"/>
          <w:sz w:val="24"/>
          <w:szCs w:val="24"/>
        </w:rPr>
        <w:t>5.      O usuário preenche o campo “Status [Adicionando Status]”</w:t>
      </w:r>
    </w:p>
    <w:p w14:paraId="30486DAA" w14:textId="6B2020D5" w:rsidR="00DD6A51" w:rsidRDefault="00F372CC">
      <w:r>
        <w:rPr>
          <w:rFonts w:ascii="Arial" w:eastAsia="Arial" w:hAnsi="Arial" w:cs="Arial"/>
          <w:sz w:val="24"/>
          <w:szCs w:val="24"/>
        </w:rPr>
        <w:t xml:space="preserve">6.     O usuário fecha a </w:t>
      </w:r>
      <w:del w:id="889" w:author="Bruno dos Santos Rodrigues" w:date="2016-12-04T10:24:00Z">
        <w:r w:rsidDel="0064702A">
          <w:rPr>
            <w:rFonts w:ascii="Arial" w:eastAsia="Arial" w:hAnsi="Arial" w:cs="Arial"/>
            <w:sz w:val="24"/>
            <w:szCs w:val="24"/>
          </w:rPr>
          <w:delText>tela</w:delText>
        </w:r>
      </w:del>
      <w:ins w:id="890"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no “X” do canto direito</w:t>
      </w:r>
    </w:p>
    <w:p w14:paraId="65A3D571" w14:textId="77777777" w:rsidR="00DD6A51" w:rsidRDefault="00F372CC">
      <w:r>
        <w:rPr>
          <w:rFonts w:ascii="Arial" w:eastAsia="Arial" w:hAnsi="Arial" w:cs="Arial"/>
          <w:sz w:val="24"/>
          <w:szCs w:val="24"/>
        </w:rPr>
        <w:t>7.      E o caso de uso é encerrado.</w:t>
      </w:r>
    </w:p>
    <w:p w14:paraId="59404337" w14:textId="77777777" w:rsidR="00DD6A51" w:rsidRDefault="00F372CC">
      <w:r>
        <w:rPr>
          <w:rFonts w:ascii="Arial" w:eastAsia="Arial" w:hAnsi="Arial" w:cs="Arial"/>
          <w:b/>
          <w:sz w:val="24"/>
          <w:szCs w:val="24"/>
        </w:rPr>
        <w:t>FLUXOS ALTERNATIVOS</w:t>
      </w:r>
    </w:p>
    <w:p w14:paraId="115F75CA" w14:textId="77777777" w:rsidR="00DD6A51" w:rsidRDefault="00F372CC">
      <w:r>
        <w:rPr>
          <w:rFonts w:ascii="Arial" w:eastAsia="Arial" w:hAnsi="Arial" w:cs="Arial"/>
          <w:b/>
          <w:sz w:val="24"/>
          <w:szCs w:val="24"/>
        </w:rPr>
        <w:t>(A1) Alternativa ao Passo 4 – Criar Status</w:t>
      </w:r>
    </w:p>
    <w:p w14:paraId="163693F0" w14:textId="5EC4931C" w:rsidR="00DD6A51" w:rsidRDefault="00F372CC">
      <w:r>
        <w:rPr>
          <w:rFonts w:ascii="Arial" w:eastAsia="Arial" w:hAnsi="Arial" w:cs="Arial"/>
          <w:sz w:val="24"/>
          <w:szCs w:val="24"/>
        </w:rPr>
        <w:t xml:space="preserve">1.a. O sistema abre a </w:t>
      </w:r>
      <w:del w:id="891" w:author="Bruno dos Santos Rodrigues" w:date="2016-12-04T10:24:00Z">
        <w:r w:rsidDel="0064702A">
          <w:rPr>
            <w:rFonts w:ascii="Arial" w:eastAsia="Arial" w:hAnsi="Arial" w:cs="Arial"/>
            <w:sz w:val="24"/>
            <w:szCs w:val="24"/>
          </w:rPr>
          <w:delText>tela</w:delText>
        </w:r>
      </w:del>
      <w:ins w:id="892"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 de status onde tem a opção alternativa para o usuário SUBSTITUIR STATUS SELECIONADO, o sistema vai substituir pelo status atual.</w:t>
      </w:r>
    </w:p>
    <w:p w14:paraId="46D61197" w14:textId="77777777" w:rsidR="00DD6A51" w:rsidRDefault="00F372CC">
      <w:r>
        <w:rPr>
          <w:rFonts w:ascii="Arial" w:eastAsia="Arial" w:hAnsi="Arial" w:cs="Arial"/>
          <w:sz w:val="24"/>
          <w:szCs w:val="24"/>
        </w:rPr>
        <w:t>FIM DO CASO DE USO STATUS.</w:t>
      </w:r>
    </w:p>
    <w:p w14:paraId="1D6D9890" w14:textId="77777777" w:rsidR="00DD6A51" w:rsidRDefault="00DD6A51"/>
    <w:p w14:paraId="10828377" w14:textId="77777777" w:rsidR="00DD6A51" w:rsidRDefault="00F372CC">
      <w:r>
        <w:rPr>
          <w:rFonts w:ascii="Arial" w:eastAsia="Arial" w:hAnsi="Arial" w:cs="Arial"/>
          <w:b/>
          <w:sz w:val="24"/>
          <w:szCs w:val="24"/>
        </w:rPr>
        <w:t>UC04 – Criar Prioridade</w:t>
      </w:r>
    </w:p>
    <w:p w14:paraId="79FA13B7" w14:textId="77777777" w:rsidR="00DD6A51" w:rsidRDefault="00F372CC">
      <w:r>
        <w:rPr>
          <w:rFonts w:ascii="Arial" w:eastAsia="Arial" w:hAnsi="Arial" w:cs="Arial"/>
          <w:b/>
          <w:sz w:val="24"/>
          <w:szCs w:val="24"/>
        </w:rPr>
        <w:t xml:space="preserve">NOME: </w:t>
      </w:r>
      <w:r>
        <w:rPr>
          <w:rFonts w:ascii="Arial" w:eastAsia="Arial" w:hAnsi="Arial" w:cs="Arial"/>
          <w:sz w:val="24"/>
          <w:szCs w:val="24"/>
        </w:rPr>
        <w:t>Criar Prioridade</w:t>
      </w:r>
    </w:p>
    <w:p w14:paraId="09D3491F" w14:textId="77777777" w:rsidR="00DD6A51" w:rsidRDefault="00F372CC">
      <w:r>
        <w:rPr>
          <w:rFonts w:ascii="Arial" w:eastAsia="Arial" w:hAnsi="Arial" w:cs="Arial"/>
          <w:b/>
          <w:sz w:val="24"/>
          <w:szCs w:val="24"/>
        </w:rPr>
        <w:t xml:space="preserve">DESCRIÇÃO SUCINTA: </w:t>
      </w:r>
      <w:r>
        <w:rPr>
          <w:rFonts w:ascii="Arial" w:eastAsia="Arial" w:hAnsi="Arial" w:cs="Arial"/>
          <w:sz w:val="24"/>
          <w:szCs w:val="24"/>
        </w:rPr>
        <w:t>Usuário cadastra a prioridade do chamado no sistema.</w:t>
      </w:r>
    </w:p>
    <w:p w14:paraId="09A8E4A2" w14:textId="77777777" w:rsidR="00DD6A51" w:rsidRDefault="00F372CC">
      <w:r>
        <w:rPr>
          <w:rFonts w:ascii="Arial" w:eastAsia="Arial" w:hAnsi="Arial" w:cs="Arial"/>
          <w:b/>
          <w:sz w:val="24"/>
          <w:szCs w:val="24"/>
        </w:rPr>
        <w:t>ATORES:</w:t>
      </w:r>
    </w:p>
    <w:p w14:paraId="2F57E16F" w14:textId="77777777" w:rsidR="00DD6A51" w:rsidRDefault="00F372CC">
      <w:r>
        <w:rPr>
          <w:rFonts w:ascii="Arial" w:eastAsia="Arial" w:hAnsi="Arial" w:cs="Arial"/>
          <w:sz w:val="24"/>
          <w:szCs w:val="24"/>
        </w:rPr>
        <w:t>1.      Usuário Administrativo</w:t>
      </w:r>
    </w:p>
    <w:p w14:paraId="59703D35" w14:textId="77777777" w:rsidR="00DD6A51" w:rsidRDefault="00F372CC">
      <w:r>
        <w:rPr>
          <w:rFonts w:ascii="Arial" w:eastAsia="Arial" w:hAnsi="Arial" w:cs="Arial"/>
          <w:b/>
          <w:sz w:val="24"/>
          <w:szCs w:val="24"/>
        </w:rPr>
        <w:t>FL</w:t>
      </w:r>
      <w:r w:rsidRPr="00A31D4E">
        <w:rPr>
          <w:rFonts w:ascii="Arial" w:eastAsia="Arial" w:hAnsi="Arial" w:cs="Arial"/>
          <w:b/>
          <w:sz w:val="24"/>
          <w:szCs w:val="24"/>
        </w:rPr>
        <w:t>UXO BÁSICO</w:t>
      </w:r>
    </w:p>
    <w:p w14:paraId="41E90AF2" w14:textId="77777777" w:rsidR="00DD6A51" w:rsidRDefault="00F372CC">
      <w:r>
        <w:rPr>
          <w:rFonts w:ascii="Arial" w:eastAsia="Arial" w:hAnsi="Arial" w:cs="Arial"/>
          <w:sz w:val="24"/>
          <w:szCs w:val="24"/>
        </w:rPr>
        <w:t>1.      O usuário seleciona a opção “Criar”</w:t>
      </w:r>
    </w:p>
    <w:p w14:paraId="2455C6F3" w14:textId="77777777" w:rsidR="00DD6A51" w:rsidRDefault="00F372CC">
      <w:r>
        <w:rPr>
          <w:rFonts w:ascii="Arial" w:eastAsia="Arial" w:hAnsi="Arial" w:cs="Arial"/>
          <w:sz w:val="24"/>
          <w:szCs w:val="24"/>
        </w:rPr>
        <w:t>2.      O Sistema exibe as opções</w:t>
      </w:r>
    </w:p>
    <w:p w14:paraId="09BE1460" w14:textId="77777777" w:rsidR="00DD6A51" w:rsidRDefault="00F372CC">
      <w:r>
        <w:rPr>
          <w:rFonts w:ascii="Arial" w:eastAsia="Arial" w:hAnsi="Arial" w:cs="Arial"/>
          <w:sz w:val="24"/>
          <w:szCs w:val="24"/>
        </w:rPr>
        <w:t>3.      O usuário escolhe a opção “Prioridade”</w:t>
      </w:r>
    </w:p>
    <w:p w14:paraId="5C204DE9" w14:textId="082DED9E" w:rsidR="00DD6A51" w:rsidRDefault="00F372CC">
      <w:r>
        <w:rPr>
          <w:rFonts w:ascii="Arial" w:eastAsia="Arial" w:hAnsi="Arial" w:cs="Arial"/>
          <w:sz w:val="24"/>
          <w:szCs w:val="24"/>
        </w:rPr>
        <w:t xml:space="preserve">4.      O Sistema abre a </w:t>
      </w:r>
      <w:del w:id="893" w:author="Bruno dos Santos Rodrigues" w:date="2016-12-04T10:24:00Z">
        <w:r w:rsidDel="0064702A">
          <w:rPr>
            <w:rFonts w:ascii="Arial" w:eastAsia="Arial" w:hAnsi="Arial" w:cs="Arial"/>
            <w:sz w:val="24"/>
            <w:szCs w:val="24"/>
          </w:rPr>
          <w:delText>tela</w:delText>
        </w:r>
      </w:del>
      <w:ins w:id="894"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w:t>
      </w:r>
    </w:p>
    <w:p w14:paraId="5E59D5D5" w14:textId="77777777" w:rsidR="00DD6A51" w:rsidRDefault="00F372CC">
      <w:r>
        <w:rPr>
          <w:rFonts w:ascii="Arial" w:eastAsia="Arial" w:hAnsi="Arial" w:cs="Arial"/>
          <w:sz w:val="24"/>
          <w:szCs w:val="24"/>
        </w:rPr>
        <w:t>5.      O usuário preenche o campo “Prioridade [Adicionar Prioridade]”</w:t>
      </w:r>
    </w:p>
    <w:p w14:paraId="376D45B0" w14:textId="77777777" w:rsidR="00DD6A51" w:rsidRDefault="00F372CC">
      <w:r>
        <w:rPr>
          <w:rFonts w:ascii="Arial" w:eastAsia="Arial" w:hAnsi="Arial" w:cs="Arial"/>
          <w:sz w:val="24"/>
          <w:szCs w:val="24"/>
        </w:rPr>
        <w:t>6.      E o caso de uso é encerrado.</w:t>
      </w:r>
    </w:p>
    <w:p w14:paraId="76174DB2" w14:textId="77777777" w:rsidR="00DD6A51" w:rsidRDefault="00F372CC">
      <w:r>
        <w:rPr>
          <w:rFonts w:ascii="Arial" w:eastAsia="Arial" w:hAnsi="Arial" w:cs="Arial"/>
          <w:b/>
          <w:sz w:val="24"/>
          <w:szCs w:val="24"/>
        </w:rPr>
        <w:t>FLUXOS ALTERNATIVOS</w:t>
      </w:r>
    </w:p>
    <w:p w14:paraId="770CA0EB" w14:textId="77777777" w:rsidR="00DD6A51" w:rsidRDefault="00F372CC">
      <w:r>
        <w:rPr>
          <w:rFonts w:ascii="Arial" w:eastAsia="Arial" w:hAnsi="Arial" w:cs="Arial"/>
          <w:b/>
          <w:sz w:val="24"/>
          <w:szCs w:val="24"/>
        </w:rPr>
        <w:t>(A1) Alternativa ao Passo 4 – Criar Prioridade</w:t>
      </w:r>
    </w:p>
    <w:p w14:paraId="3A864FEE" w14:textId="19DBB2B5" w:rsidR="00DD6A51" w:rsidRDefault="00F372CC">
      <w:r>
        <w:rPr>
          <w:rFonts w:ascii="Arial" w:eastAsia="Arial" w:hAnsi="Arial" w:cs="Arial"/>
          <w:sz w:val="24"/>
          <w:szCs w:val="24"/>
        </w:rPr>
        <w:t xml:space="preserve">1.a. O sistema abre a </w:t>
      </w:r>
      <w:del w:id="895" w:author="Bruno dos Santos Rodrigues" w:date="2016-12-04T10:24:00Z">
        <w:r w:rsidDel="0064702A">
          <w:rPr>
            <w:rFonts w:ascii="Arial" w:eastAsia="Arial" w:hAnsi="Arial" w:cs="Arial"/>
            <w:sz w:val="24"/>
            <w:szCs w:val="24"/>
          </w:rPr>
          <w:delText>tela</w:delText>
        </w:r>
      </w:del>
      <w:ins w:id="896"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 de prioridade onde tem a opção alternativa para o usuário SUBSTITUIR PRIORIDADE SELECIONADA, o sistema vai substituir a prioridade pela atual.</w:t>
      </w:r>
    </w:p>
    <w:p w14:paraId="4DB54157" w14:textId="77777777" w:rsidR="00DD6A51" w:rsidRDefault="00F372CC">
      <w:r>
        <w:rPr>
          <w:rFonts w:ascii="Arial" w:eastAsia="Arial" w:hAnsi="Arial" w:cs="Arial"/>
          <w:sz w:val="24"/>
          <w:szCs w:val="24"/>
        </w:rPr>
        <w:t>FIM DO CASO DE USO PRIORIDADE</w:t>
      </w:r>
    </w:p>
    <w:p w14:paraId="3D988551" w14:textId="77777777" w:rsidR="00DD6A51" w:rsidRDefault="00DD6A51"/>
    <w:p w14:paraId="1F3F3EAF" w14:textId="77777777" w:rsidR="00DD6A51" w:rsidRDefault="00F372CC">
      <w:r>
        <w:rPr>
          <w:rFonts w:ascii="Arial" w:eastAsia="Arial" w:hAnsi="Arial" w:cs="Arial"/>
          <w:b/>
          <w:sz w:val="24"/>
          <w:szCs w:val="24"/>
        </w:rPr>
        <w:t>UC05 – Criar Pessoa</w:t>
      </w:r>
    </w:p>
    <w:p w14:paraId="58547346" w14:textId="77777777" w:rsidR="00DD6A51" w:rsidRDefault="00F372CC">
      <w:r>
        <w:rPr>
          <w:rFonts w:ascii="Arial" w:eastAsia="Arial" w:hAnsi="Arial" w:cs="Arial"/>
          <w:b/>
          <w:sz w:val="24"/>
          <w:szCs w:val="24"/>
        </w:rPr>
        <w:t xml:space="preserve">NOME: </w:t>
      </w:r>
      <w:r>
        <w:rPr>
          <w:rFonts w:ascii="Arial" w:eastAsia="Arial" w:hAnsi="Arial" w:cs="Arial"/>
          <w:sz w:val="24"/>
          <w:szCs w:val="24"/>
        </w:rPr>
        <w:t>Criar Pessoa</w:t>
      </w:r>
    </w:p>
    <w:p w14:paraId="3AD72B02" w14:textId="77777777" w:rsidR="00DD6A51" w:rsidRDefault="00F372CC">
      <w:r>
        <w:rPr>
          <w:rFonts w:ascii="Arial" w:eastAsia="Arial" w:hAnsi="Arial" w:cs="Arial"/>
          <w:b/>
          <w:sz w:val="24"/>
          <w:szCs w:val="24"/>
        </w:rPr>
        <w:t xml:space="preserve">DESCRIÇÃO SUCINTA: </w:t>
      </w:r>
      <w:r>
        <w:rPr>
          <w:rFonts w:ascii="Arial" w:eastAsia="Arial" w:hAnsi="Arial" w:cs="Arial"/>
          <w:sz w:val="24"/>
          <w:szCs w:val="24"/>
        </w:rPr>
        <w:t>Usuário cadastra pessoa no sistema.</w:t>
      </w:r>
    </w:p>
    <w:p w14:paraId="6B99B8C0" w14:textId="77777777" w:rsidR="00DD6A51" w:rsidRDefault="00F372CC">
      <w:r>
        <w:rPr>
          <w:rFonts w:ascii="Arial" w:eastAsia="Arial" w:hAnsi="Arial" w:cs="Arial"/>
          <w:b/>
          <w:sz w:val="24"/>
          <w:szCs w:val="24"/>
        </w:rPr>
        <w:t>ATORES:</w:t>
      </w:r>
    </w:p>
    <w:p w14:paraId="03519377" w14:textId="77777777" w:rsidR="00DD6A51" w:rsidRDefault="00F372CC">
      <w:r>
        <w:rPr>
          <w:rFonts w:ascii="Arial" w:eastAsia="Arial" w:hAnsi="Arial" w:cs="Arial"/>
          <w:sz w:val="24"/>
          <w:szCs w:val="24"/>
        </w:rPr>
        <w:t>1.      Usuário Técnico de TI</w:t>
      </w:r>
    </w:p>
    <w:p w14:paraId="6B92FD7E" w14:textId="77777777" w:rsidR="00DD6A51" w:rsidRDefault="00F372CC">
      <w:r>
        <w:rPr>
          <w:rFonts w:ascii="Arial" w:eastAsia="Arial" w:hAnsi="Arial" w:cs="Arial"/>
          <w:b/>
          <w:sz w:val="24"/>
          <w:szCs w:val="24"/>
        </w:rPr>
        <w:t>FLUXO BÁSICO</w:t>
      </w:r>
    </w:p>
    <w:p w14:paraId="0113ACA3" w14:textId="77777777" w:rsidR="00DD6A51" w:rsidRDefault="00F372CC">
      <w:r>
        <w:rPr>
          <w:rFonts w:ascii="Arial" w:eastAsia="Arial" w:hAnsi="Arial" w:cs="Arial"/>
          <w:sz w:val="24"/>
          <w:szCs w:val="24"/>
        </w:rPr>
        <w:t>1.      O usuário seleciona a opção “Criar”</w:t>
      </w:r>
    </w:p>
    <w:p w14:paraId="6AD295F2" w14:textId="77777777" w:rsidR="00DD6A51" w:rsidRDefault="00F372CC">
      <w:r>
        <w:rPr>
          <w:rFonts w:ascii="Arial" w:eastAsia="Arial" w:hAnsi="Arial" w:cs="Arial"/>
          <w:sz w:val="24"/>
          <w:szCs w:val="24"/>
        </w:rPr>
        <w:t>2.      O Sistema exibe as opções</w:t>
      </w:r>
    </w:p>
    <w:p w14:paraId="2BCF4F9D" w14:textId="77777777" w:rsidR="00DD6A51" w:rsidRDefault="00F372CC">
      <w:r>
        <w:rPr>
          <w:rFonts w:ascii="Arial" w:eastAsia="Arial" w:hAnsi="Arial" w:cs="Arial"/>
          <w:sz w:val="24"/>
          <w:szCs w:val="24"/>
        </w:rPr>
        <w:t>3.      O usuário escolhe a opção “Pessoa”</w:t>
      </w:r>
    </w:p>
    <w:p w14:paraId="4B2E123A" w14:textId="5B9EF818" w:rsidR="00DD6A51" w:rsidRDefault="00F372CC">
      <w:r>
        <w:rPr>
          <w:rFonts w:ascii="Arial" w:eastAsia="Arial" w:hAnsi="Arial" w:cs="Arial"/>
          <w:sz w:val="24"/>
          <w:szCs w:val="24"/>
        </w:rPr>
        <w:t xml:space="preserve">4.      O Sistema abre a </w:t>
      </w:r>
      <w:del w:id="897" w:author="Bruno dos Santos Rodrigues" w:date="2016-12-04T10:24:00Z">
        <w:r w:rsidDel="0064702A">
          <w:rPr>
            <w:rFonts w:ascii="Arial" w:eastAsia="Arial" w:hAnsi="Arial" w:cs="Arial"/>
            <w:sz w:val="24"/>
            <w:szCs w:val="24"/>
          </w:rPr>
          <w:delText>tela</w:delText>
        </w:r>
      </w:del>
      <w:ins w:id="898"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w:t>
      </w:r>
    </w:p>
    <w:p w14:paraId="417E0CE4" w14:textId="77777777" w:rsidR="00DD6A51" w:rsidRDefault="00F372CC">
      <w:r>
        <w:rPr>
          <w:rFonts w:ascii="Arial" w:eastAsia="Arial" w:hAnsi="Arial" w:cs="Arial"/>
          <w:sz w:val="24"/>
          <w:szCs w:val="24"/>
        </w:rPr>
        <w:lastRenderedPageBreak/>
        <w:t>5.      O usuário preenche o campo “ID, NOME,TELEFONE, RAMAL,E-MAIL,DEPTO, CARGO E GRUPO”</w:t>
      </w:r>
    </w:p>
    <w:p w14:paraId="1BC16E28" w14:textId="77777777" w:rsidR="00DD6A51" w:rsidRDefault="00F372CC">
      <w:r>
        <w:rPr>
          <w:rFonts w:ascii="Arial" w:eastAsia="Arial" w:hAnsi="Arial" w:cs="Arial"/>
          <w:sz w:val="24"/>
          <w:szCs w:val="24"/>
        </w:rPr>
        <w:t>6.     Todos campos são obrigatórios</w:t>
      </w:r>
    </w:p>
    <w:p w14:paraId="66ABBA83" w14:textId="77777777" w:rsidR="00DD6A51" w:rsidRDefault="00F372CC">
      <w:r>
        <w:rPr>
          <w:rFonts w:ascii="Arial" w:eastAsia="Arial" w:hAnsi="Arial" w:cs="Arial"/>
          <w:sz w:val="24"/>
          <w:szCs w:val="24"/>
        </w:rPr>
        <w:t>7.      O usuário preenchendo corretamente os campos tem o botão “Salvar” que é obrigatório a salvar</w:t>
      </w:r>
    </w:p>
    <w:p w14:paraId="651F2674" w14:textId="77777777" w:rsidR="00DD6A51" w:rsidRDefault="00F372CC">
      <w:r>
        <w:rPr>
          <w:rFonts w:ascii="Arial" w:eastAsia="Arial" w:hAnsi="Arial" w:cs="Arial"/>
          <w:sz w:val="24"/>
          <w:szCs w:val="24"/>
        </w:rPr>
        <w:t>8.      E o caso de uso é encerrado.</w:t>
      </w:r>
    </w:p>
    <w:p w14:paraId="77131B6F" w14:textId="77777777" w:rsidR="00DD6A51" w:rsidRDefault="00F372CC">
      <w:r>
        <w:rPr>
          <w:rFonts w:ascii="Arial" w:eastAsia="Arial" w:hAnsi="Arial" w:cs="Arial"/>
          <w:b/>
          <w:sz w:val="24"/>
          <w:szCs w:val="24"/>
        </w:rPr>
        <w:t>FLUXOS ALTERNATIVOS</w:t>
      </w:r>
    </w:p>
    <w:p w14:paraId="331075B9" w14:textId="5F773905" w:rsidR="00DD6A51" w:rsidRDefault="007F4F39">
      <w:r>
        <w:rPr>
          <w:rFonts w:ascii="Arial" w:eastAsia="Arial" w:hAnsi="Arial" w:cs="Arial"/>
          <w:b/>
          <w:sz w:val="24"/>
          <w:szCs w:val="24"/>
        </w:rPr>
        <w:t xml:space="preserve">(A1) Alternativa ao Passo 4 – Criar </w:t>
      </w:r>
      <w:r w:rsidR="00F372CC" w:rsidRPr="00A31D4E">
        <w:rPr>
          <w:rFonts w:ascii="Arial" w:eastAsia="Arial" w:hAnsi="Arial" w:cs="Arial"/>
          <w:b/>
          <w:sz w:val="24"/>
          <w:szCs w:val="24"/>
        </w:rPr>
        <w:t>Pessoa</w:t>
      </w:r>
    </w:p>
    <w:p w14:paraId="1981128D" w14:textId="69FF7CBA" w:rsidR="00DD6A51" w:rsidRDefault="00F372CC">
      <w:r>
        <w:rPr>
          <w:rFonts w:ascii="Arial" w:eastAsia="Arial" w:hAnsi="Arial" w:cs="Arial"/>
          <w:sz w:val="24"/>
          <w:szCs w:val="24"/>
        </w:rPr>
        <w:t xml:space="preserve">1.a. O sistema abre a </w:t>
      </w:r>
      <w:del w:id="899" w:author="Bruno dos Santos Rodrigues" w:date="2016-12-04T10:24:00Z">
        <w:r w:rsidDel="0064702A">
          <w:rPr>
            <w:rFonts w:ascii="Arial" w:eastAsia="Arial" w:hAnsi="Arial" w:cs="Arial"/>
            <w:sz w:val="24"/>
            <w:szCs w:val="24"/>
          </w:rPr>
          <w:delText>tela</w:delText>
        </w:r>
      </w:del>
      <w:ins w:id="900"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 de pessoa onde terá a opção alternativa para o usuário CANCELAR, o sistema fechar a janela, voltando para janela principal</w:t>
      </w:r>
    </w:p>
    <w:p w14:paraId="07B1649F" w14:textId="6616FCEF" w:rsidR="00DD6A51" w:rsidRDefault="00F372CC">
      <w:r>
        <w:rPr>
          <w:rFonts w:ascii="Arial" w:eastAsia="Arial" w:hAnsi="Arial" w:cs="Arial"/>
          <w:sz w:val="24"/>
          <w:szCs w:val="24"/>
        </w:rPr>
        <w:t xml:space="preserve">1.b.  O sistema abre a </w:t>
      </w:r>
      <w:del w:id="901" w:author="Bruno dos Santos Rodrigues" w:date="2016-12-04T10:24:00Z">
        <w:r w:rsidDel="0064702A">
          <w:rPr>
            <w:rFonts w:ascii="Arial" w:eastAsia="Arial" w:hAnsi="Arial" w:cs="Arial"/>
            <w:sz w:val="24"/>
            <w:szCs w:val="24"/>
          </w:rPr>
          <w:delText>tela</w:delText>
        </w:r>
      </w:del>
      <w:ins w:id="902"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 de pessoa onde terá a opção alternativa para o usuário EDITAR, o sistema faz uma busca e mostra para o usuário os cadastros de pessoas ativas</w:t>
      </w:r>
    </w:p>
    <w:p w14:paraId="3B6DE07C" w14:textId="7D7F447F" w:rsidR="00DD6A51" w:rsidRDefault="00F372CC">
      <w:r>
        <w:rPr>
          <w:rFonts w:ascii="Arial" w:eastAsia="Arial" w:hAnsi="Arial" w:cs="Arial"/>
          <w:sz w:val="24"/>
          <w:szCs w:val="24"/>
        </w:rPr>
        <w:t xml:space="preserve">1.c.  O sistema abre a </w:t>
      </w:r>
      <w:del w:id="903" w:author="Bruno dos Santos Rodrigues" w:date="2016-12-04T10:24:00Z">
        <w:r w:rsidDel="0064702A">
          <w:rPr>
            <w:rFonts w:ascii="Arial" w:eastAsia="Arial" w:hAnsi="Arial" w:cs="Arial"/>
            <w:sz w:val="24"/>
            <w:szCs w:val="24"/>
          </w:rPr>
          <w:delText>tela</w:delText>
        </w:r>
      </w:del>
      <w:ins w:id="904"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 de pessoa onde terá a opção alternativa para o usuário NOVO GRUPO, quando o usuário clicar em novo o sistema abre a janela de cadastramento de grupo (NOME DO GRUPO [ADICIONAR GRUPO] tendo a opção de (SUBSTITUIR GRUPO SELECIONADO)</w:t>
      </w:r>
    </w:p>
    <w:p w14:paraId="0149BBC9" w14:textId="77777777" w:rsidR="00DD6A51" w:rsidRDefault="00F372CC">
      <w:r>
        <w:rPr>
          <w:rFonts w:ascii="Arial" w:eastAsia="Arial" w:hAnsi="Arial" w:cs="Arial"/>
          <w:b/>
          <w:sz w:val="24"/>
          <w:szCs w:val="24"/>
        </w:rPr>
        <w:t>(A2) Alternativa ao Passo 6 – A regra RN1 não é atendida</w:t>
      </w:r>
    </w:p>
    <w:p w14:paraId="04B5AD1E" w14:textId="04F596F8" w:rsidR="00DD6A51" w:rsidRDefault="00F372CC">
      <w:r>
        <w:rPr>
          <w:rFonts w:ascii="Arial" w:eastAsia="Arial" w:hAnsi="Arial" w:cs="Arial"/>
          <w:sz w:val="24"/>
          <w:szCs w:val="24"/>
        </w:rPr>
        <w:t xml:space="preserve">3.a.  O sistema retorna uma mensagem de erro “cadastro inconsistente, por favor verificar as informações ” o usuário clica em ok e será redirecionado para a </w:t>
      </w:r>
      <w:del w:id="905" w:author="Bruno dos Santos Rodrigues" w:date="2016-12-04T10:24:00Z">
        <w:r w:rsidDel="0064702A">
          <w:rPr>
            <w:rFonts w:ascii="Arial" w:eastAsia="Arial" w:hAnsi="Arial" w:cs="Arial"/>
            <w:sz w:val="24"/>
            <w:szCs w:val="24"/>
          </w:rPr>
          <w:delText>tela</w:delText>
        </w:r>
      </w:del>
      <w:ins w:id="906"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anterior.</w:t>
      </w:r>
    </w:p>
    <w:p w14:paraId="48BF19FC" w14:textId="77777777" w:rsidR="00DD6A51" w:rsidRDefault="00F372CC">
      <w:r>
        <w:rPr>
          <w:rFonts w:ascii="Arial" w:eastAsia="Arial" w:hAnsi="Arial" w:cs="Arial"/>
          <w:sz w:val="24"/>
          <w:szCs w:val="24"/>
        </w:rPr>
        <w:t>3.b.  O caso de uso é encerrado</w:t>
      </w:r>
    </w:p>
    <w:p w14:paraId="6654C5D3" w14:textId="77777777" w:rsidR="00DD6A51" w:rsidRDefault="00F372CC">
      <w:r>
        <w:rPr>
          <w:rFonts w:ascii="Arial" w:eastAsia="Arial" w:hAnsi="Arial" w:cs="Arial"/>
          <w:b/>
          <w:sz w:val="24"/>
          <w:szCs w:val="24"/>
        </w:rPr>
        <w:t>REGRAS DE NEGÓCIO</w:t>
      </w:r>
    </w:p>
    <w:p w14:paraId="5D36121B" w14:textId="77777777" w:rsidR="00DD6A51" w:rsidRDefault="00F372CC">
      <w:r>
        <w:rPr>
          <w:rFonts w:ascii="Arial" w:eastAsia="Arial" w:hAnsi="Arial" w:cs="Arial"/>
          <w:b/>
          <w:sz w:val="24"/>
          <w:szCs w:val="24"/>
        </w:rPr>
        <w:t xml:space="preserve">(RN1) </w:t>
      </w:r>
      <w:r>
        <w:rPr>
          <w:rFonts w:ascii="Arial" w:eastAsia="Arial" w:hAnsi="Arial" w:cs="Arial"/>
          <w:sz w:val="24"/>
          <w:szCs w:val="24"/>
        </w:rPr>
        <w:t xml:space="preserve">Preenchimento dos campos obrigatórios </w:t>
      </w:r>
    </w:p>
    <w:p w14:paraId="7E618992" w14:textId="77777777" w:rsidR="00DD6A51" w:rsidRDefault="00F372CC">
      <w:r>
        <w:rPr>
          <w:rFonts w:ascii="Arial" w:eastAsia="Arial" w:hAnsi="Arial" w:cs="Arial"/>
          <w:sz w:val="24"/>
          <w:szCs w:val="24"/>
        </w:rPr>
        <w:t>FIM DO CASO DE USO CRIAR PESSOA.</w:t>
      </w:r>
    </w:p>
    <w:p w14:paraId="7EE7983A" w14:textId="77777777" w:rsidR="00DD6A51" w:rsidRDefault="00DD6A51"/>
    <w:p w14:paraId="15C7E262" w14:textId="77777777" w:rsidR="00DD6A51" w:rsidRDefault="00F372CC">
      <w:r>
        <w:rPr>
          <w:rFonts w:ascii="Arial" w:eastAsia="Arial" w:hAnsi="Arial" w:cs="Arial"/>
          <w:b/>
          <w:sz w:val="24"/>
          <w:szCs w:val="24"/>
        </w:rPr>
        <w:t>UC06 – Criar Ativos</w:t>
      </w:r>
    </w:p>
    <w:p w14:paraId="30448013" w14:textId="77777777" w:rsidR="00DD6A51" w:rsidRDefault="00F372CC">
      <w:r>
        <w:rPr>
          <w:rFonts w:ascii="Arial" w:eastAsia="Arial" w:hAnsi="Arial" w:cs="Arial"/>
          <w:b/>
          <w:sz w:val="24"/>
          <w:szCs w:val="24"/>
        </w:rPr>
        <w:t xml:space="preserve">NOME: </w:t>
      </w:r>
      <w:r>
        <w:rPr>
          <w:rFonts w:ascii="Arial" w:eastAsia="Arial" w:hAnsi="Arial" w:cs="Arial"/>
          <w:sz w:val="24"/>
          <w:szCs w:val="24"/>
        </w:rPr>
        <w:t>Criar Ativos</w:t>
      </w:r>
    </w:p>
    <w:p w14:paraId="4EF234C4"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cadastra o ativos no sistema.</w:t>
      </w:r>
    </w:p>
    <w:p w14:paraId="3CDF1134" w14:textId="77777777" w:rsidR="00DD6A51" w:rsidRDefault="00F372CC">
      <w:r>
        <w:rPr>
          <w:rFonts w:ascii="Arial" w:eastAsia="Arial" w:hAnsi="Arial" w:cs="Arial"/>
          <w:b/>
          <w:sz w:val="24"/>
          <w:szCs w:val="24"/>
        </w:rPr>
        <w:t>ATORES:</w:t>
      </w:r>
    </w:p>
    <w:p w14:paraId="54A3D51A" w14:textId="77777777" w:rsidR="00DD6A51" w:rsidRDefault="00F372CC">
      <w:r>
        <w:rPr>
          <w:rFonts w:ascii="Arial" w:eastAsia="Arial" w:hAnsi="Arial" w:cs="Arial"/>
          <w:sz w:val="24"/>
          <w:szCs w:val="24"/>
        </w:rPr>
        <w:t>1.      Usuário Técnico de TI</w:t>
      </w:r>
    </w:p>
    <w:p w14:paraId="2C331ECA" w14:textId="77777777" w:rsidR="00DD6A51" w:rsidRDefault="00F372CC">
      <w:r>
        <w:rPr>
          <w:rFonts w:ascii="Arial" w:eastAsia="Arial" w:hAnsi="Arial" w:cs="Arial"/>
          <w:b/>
          <w:sz w:val="24"/>
          <w:szCs w:val="24"/>
        </w:rPr>
        <w:t>FLUXO BÁSICO</w:t>
      </w:r>
    </w:p>
    <w:p w14:paraId="4030E4C7" w14:textId="77777777" w:rsidR="00DD6A51" w:rsidRDefault="00F372CC">
      <w:r>
        <w:rPr>
          <w:rFonts w:ascii="Arial" w:eastAsia="Arial" w:hAnsi="Arial" w:cs="Arial"/>
          <w:sz w:val="24"/>
          <w:szCs w:val="24"/>
        </w:rPr>
        <w:lastRenderedPageBreak/>
        <w:t>1.      O usuário seleciona a opção “Criar”</w:t>
      </w:r>
    </w:p>
    <w:p w14:paraId="2EC58561" w14:textId="77777777" w:rsidR="00DD6A51" w:rsidRDefault="00F372CC">
      <w:r>
        <w:rPr>
          <w:rFonts w:ascii="Arial" w:eastAsia="Arial" w:hAnsi="Arial" w:cs="Arial"/>
          <w:sz w:val="24"/>
          <w:szCs w:val="24"/>
        </w:rPr>
        <w:t>2.      O Sistema exibe as opções</w:t>
      </w:r>
    </w:p>
    <w:p w14:paraId="6A9AA0F8" w14:textId="77777777" w:rsidR="00DD6A51" w:rsidRDefault="00F372CC">
      <w:r>
        <w:rPr>
          <w:rFonts w:ascii="Arial" w:eastAsia="Arial" w:hAnsi="Arial" w:cs="Arial"/>
          <w:sz w:val="24"/>
          <w:szCs w:val="24"/>
        </w:rPr>
        <w:t>3.      O usuário escolhe a opção “Ativos”</w:t>
      </w:r>
    </w:p>
    <w:p w14:paraId="491E35EA" w14:textId="7ADD21C0" w:rsidR="00DD6A51" w:rsidRDefault="00F372CC">
      <w:r>
        <w:rPr>
          <w:rFonts w:ascii="Arial" w:eastAsia="Arial" w:hAnsi="Arial" w:cs="Arial"/>
          <w:sz w:val="24"/>
          <w:szCs w:val="24"/>
        </w:rPr>
        <w:t xml:space="preserve">4.      O Sistema abre a </w:t>
      </w:r>
      <w:del w:id="907" w:author="Bruno dos Santos Rodrigues" w:date="2016-12-04T10:24:00Z">
        <w:r w:rsidDel="0064702A">
          <w:rPr>
            <w:rFonts w:ascii="Arial" w:eastAsia="Arial" w:hAnsi="Arial" w:cs="Arial"/>
            <w:sz w:val="24"/>
            <w:szCs w:val="24"/>
          </w:rPr>
          <w:delText>tela</w:delText>
        </w:r>
      </w:del>
      <w:ins w:id="908"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w:t>
      </w:r>
    </w:p>
    <w:p w14:paraId="27073A76" w14:textId="77777777" w:rsidR="00DD6A51" w:rsidRDefault="00F372CC">
      <w:r>
        <w:rPr>
          <w:rFonts w:ascii="Arial" w:eastAsia="Arial" w:hAnsi="Arial" w:cs="Arial"/>
          <w:sz w:val="24"/>
          <w:szCs w:val="24"/>
        </w:rPr>
        <w:t>5.      O usuário preenche o campo “ID, NOME, TIPO (OPÇÕES) E LOCAL”</w:t>
      </w:r>
    </w:p>
    <w:p w14:paraId="5B5A7C49" w14:textId="77777777" w:rsidR="00DD6A51" w:rsidRDefault="00F372CC">
      <w:r>
        <w:rPr>
          <w:rFonts w:ascii="Arial" w:eastAsia="Arial" w:hAnsi="Arial" w:cs="Arial"/>
          <w:sz w:val="24"/>
          <w:szCs w:val="24"/>
        </w:rPr>
        <w:t>6.      O usuário tem a opção de criar novo tipo</w:t>
      </w:r>
    </w:p>
    <w:p w14:paraId="395ED7EF" w14:textId="77777777" w:rsidR="00DD6A51" w:rsidRDefault="00F372CC">
      <w:r>
        <w:rPr>
          <w:rFonts w:ascii="Arial" w:eastAsia="Arial" w:hAnsi="Arial" w:cs="Arial"/>
          <w:sz w:val="24"/>
          <w:szCs w:val="24"/>
        </w:rPr>
        <w:t>7.      os campos são obrigatórios</w:t>
      </w:r>
    </w:p>
    <w:p w14:paraId="068EB662" w14:textId="77777777" w:rsidR="00DD6A51" w:rsidRDefault="00F372CC">
      <w:r>
        <w:rPr>
          <w:rFonts w:ascii="Arial" w:eastAsia="Arial" w:hAnsi="Arial" w:cs="Arial"/>
          <w:sz w:val="24"/>
          <w:szCs w:val="24"/>
        </w:rPr>
        <w:t>8.      O usuário preenchendo corretamente os campos tem o botão “Salvar” que é obrigatório a salvar</w:t>
      </w:r>
    </w:p>
    <w:p w14:paraId="2BF776D0" w14:textId="77777777" w:rsidR="00DD6A51" w:rsidRDefault="00F372CC">
      <w:r>
        <w:rPr>
          <w:rFonts w:ascii="Arial" w:eastAsia="Arial" w:hAnsi="Arial" w:cs="Arial"/>
          <w:sz w:val="24"/>
          <w:szCs w:val="24"/>
        </w:rPr>
        <w:t>9.      E o caso de uso é encerrado.</w:t>
      </w:r>
    </w:p>
    <w:p w14:paraId="4F95DFA8" w14:textId="77777777" w:rsidR="00DD6A51" w:rsidRDefault="00F372CC">
      <w:r>
        <w:rPr>
          <w:rFonts w:ascii="Arial" w:eastAsia="Arial" w:hAnsi="Arial" w:cs="Arial"/>
          <w:b/>
          <w:sz w:val="24"/>
          <w:szCs w:val="24"/>
        </w:rPr>
        <w:t>FLUXOS ALTERNATIVOS</w:t>
      </w:r>
    </w:p>
    <w:p w14:paraId="43B1FE8E" w14:textId="77777777" w:rsidR="00DD6A51" w:rsidRDefault="00F372CC">
      <w:r>
        <w:rPr>
          <w:rFonts w:ascii="Arial" w:eastAsia="Arial" w:hAnsi="Arial" w:cs="Arial"/>
          <w:b/>
          <w:sz w:val="24"/>
          <w:szCs w:val="24"/>
        </w:rPr>
        <w:t>(A1) Alternativa ao Passo 6 – Criar Ativos</w:t>
      </w:r>
    </w:p>
    <w:p w14:paraId="1E7F7537" w14:textId="25506A58" w:rsidR="00DD6A51" w:rsidRDefault="00F372CC">
      <w:r>
        <w:rPr>
          <w:rFonts w:ascii="Arial" w:eastAsia="Arial" w:hAnsi="Arial" w:cs="Arial"/>
          <w:sz w:val="24"/>
          <w:szCs w:val="24"/>
        </w:rPr>
        <w:t xml:space="preserve">1.a. O sistema abre a </w:t>
      </w:r>
      <w:del w:id="909" w:author="Bruno dos Santos Rodrigues" w:date="2016-12-04T10:24:00Z">
        <w:r w:rsidDel="0064702A">
          <w:rPr>
            <w:rFonts w:ascii="Arial" w:eastAsia="Arial" w:hAnsi="Arial" w:cs="Arial"/>
            <w:sz w:val="24"/>
            <w:szCs w:val="24"/>
          </w:rPr>
          <w:delText>tela</w:delText>
        </w:r>
      </w:del>
      <w:ins w:id="910"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 de ativos onde terá a opção alternativa para o usuário EDITAR, o sistema faz uma busca e mostra para o usuário os cadastro de ativos</w:t>
      </w:r>
    </w:p>
    <w:p w14:paraId="1AC07A7A" w14:textId="77777777" w:rsidR="00DD6A51" w:rsidRDefault="00F372CC">
      <w:r>
        <w:rPr>
          <w:rFonts w:ascii="Arial" w:eastAsia="Arial" w:hAnsi="Arial" w:cs="Arial"/>
          <w:b/>
          <w:sz w:val="24"/>
          <w:szCs w:val="24"/>
        </w:rPr>
        <w:t>(A2) Alternativa</w:t>
      </w:r>
      <w:r w:rsidRPr="00A31D4E">
        <w:rPr>
          <w:rFonts w:ascii="Arial" w:eastAsia="Arial" w:hAnsi="Arial" w:cs="Arial"/>
          <w:b/>
          <w:sz w:val="24"/>
          <w:szCs w:val="24"/>
        </w:rPr>
        <w:t xml:space="preserve"> ao Passo 4 – Criar Ativos</w:t>
      </w:r>
    </w:p>
    <w:p w14:paraId="65275656" w14:textId="24B66D84" w:rsidR="00DD6A51" w:rsidRDefault="00F372CC">
      <w:r>
        <w:rPr>
          <w:rFonts w:ascii="Arial" w:eastAsia="Arial" w:hAnsi="Arial" w:cs="Arial"/>
          <w:sz w:val="24"/>
          <w:szCs w:val="24"/>
        </w:rPr>
        <w:t xml:space="preserve">1.a. O sistema abre a </w:t>
      </w:r>
      <w:del w:id="911" w:author="Bruno dos Santos Rodrigues" w:date="2016-12-04T10:24:00Z">
        <w:r w:rsidDel="0064702A">
          <w:rPr>
            <w:rFonts w:ascii="Arial" w:eastAsia="Arial" w:hAnsi="Arial" w:cs="Arial"/>
            <w:sz w:val="24"/>
            <w:szCs w:val="24"/>
          </w:rPr>
          <w:delText>tela</w:delText>
        </w:r>
      </w:del>
      <w:ins w:id="912"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 de ativos onde terá a opção alternativa para o usuário ADICIONAR NOVO TIPO, o sistema abre uma janela onde o usuário cadastra o novo tipo, é salvo automaticamente, o usuário fecha a janela no “X”. </w:t>
      </w:r>
    </w:p>
    <w:p w14:paraId="31280E0A" w14:textId="77777777" w:rsidR="00DD6A51" w:rsidRDefault="00F372CC">
      <w:r>
        <w:rPr>
          <w:rFonts w:ascii="Arial" w:eastAsia="Arial" w:hAnsi="Arial" w:cs="Arial"/>
          <w:sz w:val="24"/>
          <w:szCs w:val="24"/>
        </w:rPr>
        <w:t>FIM DO CASO DE USO ATIVOS..</w:t>
      </w:r>
    </w:p>
    <w:p w14:paraId="68AF6594" w14:textId="77777777" w:rsidR="00DD6A51" w:rsidRDefault="00DD6A51"/>
    <w:p w14:paraId="2BD8D7B4" w14:textId="77777777" w:rsidR="00DD6A51" w:rsidRDefault="00F372CC">
      <w:r>
        <w:rPr>
          <w:rFonts w:ascii="Arial" w:eastAsia="Arial" w:hAnsi="Arial" w:cs="Arial"/>
          <w:b/>
          <w:sz w:val="24"/>
          <w:szCs w:val="24"/>
        </w:rPr>
        <w:t>UC07 – Criar Chamado</w:t>
      </w:r>
    </w:p>
    <w:p w14:paraId="38D7CE50" w14:textId="77777777" w:rsidR="00DD6A51" w:rsidRDefault="00F372CC">
      <w:r>
        <w:rPr>
          <w:rFonts w:ascii="Arial" w:eastAsia="Arial" w:hAnsi="Arial" w:cs="Arial"/>
          <w:b/>
          <w:sz w:val="24"/>
          <w:szCs w:val="24"/>
        </w:rPr>
        <w:t xml:space="preserve">NOME: </w:t>
      </w:r>
      <w:r>
        <w:rPr>
          <w:rFonts w:ascii="Arial" w:eastAsia="Arial" w:hAnsi="Arial" w:cs="Arial"/>
          <w:sz w:val="24"/>
          <w:szCs w:val="24"/>
        </w:rPr>
        <w:t>Criar chamado</w:t>
      </w:r>
    </w:p>
    <w:p w14:paraId="4A129633"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cadastra o chamado no sistema.</w:t>
      </w:r>
    </w:p>
    <w:p w14:paraId="4618F2C7" w14:textId="77777777" w:rsidR="00DD6A51" w:rsidRDefault="00F372CC">
      <w:r>
        <w:rPr>
          <w:rFonts w:ascii="Arial" w:eastAsia="Arial" w:hAnsi="Arial" w:cs="Arial"/>
          <w:b/>
          <w:sz w:val="24"/>
          <w:szCs w:val="24"/>
        </w:rPr>
        <w:t>ATORES:</w:t>
      </w:r>
    </w:p>
    <w:p w14:paraId="46268460" w14:textId="77777777" w:rsidR="00DD6A51" w:rsidRDefault="00F372CC">
      <w:r>
        <w:rPr>
          <w:rFonts w:ascii="Arial" w:eastAsia="Arial" w:hAnsi="Arial" w:cs="Arial"/>
          <w:sz w:val="24"/>
          <w:szCs w:val="24"/>
        </w:rPr>
        <w:t>1.      Usuário Técnico de TI</w:t>
      </w:r>
    </w:p>
    <w:p w14:paraId="4EB126AC" w14:textId="77777777" w:rsidR="00DD6A51" w:rsidRDefault="00F372CC">
      <w:r>
        <w:rPr>
          <w:rFonts w:ascii="Arial" w:eastAsia="Arial" w:hAnsi="Arial" w:cs="Arial"/>
          <w:b/>
          <w:sz w:val="24"/>
          <w:szCs w:val="24"/>
        </w:rPr>
        <w:t>FLUXO BÁSICO</w:t>
      </w:r>
    </w:p>
    <w:p w14:paraId="7D257F7B" w14:textId="77777777" w:rsidR="00DD6A51" w:rsidRDefault="00F372CC">
      <w:r>
        <w:rPr>
          <w:rFonts w:ascii="Arial" w:eastAsia="Arial" w:hAnsi="Arial" w:cs="Arial"/>
          <w:sz w:val="24"/>
          <w:szCs w:val="24"/>
        </w:rPr>
        <w:t>1.      O usuário seleciona a opção “Criar’’</w:t>
      </w:r>
    </w:p>
    <w:p w14:paraId="22987A36" w14:textId="77777777" w:rsidR="00DD6A51" w:rsidRDefault="00F372CC">
      <w:r>
        <w:rPr>
          <w:rFonts w:ascii="Arial" w:eastAsia="Arial" w:hAnsi="Arial" w:cs="Arial"/>
          <w:sz w:val="24"/>
          <w:szCs w:val="24"/>
        </w:rPr>
        <w:t>2.      O Sistema exibe as opções</w:t>
      </w:r>
    </w:p>
    <w:p w14:paraId="4E952C14" w14:textId="77777777" w:rsidR="00DD6A51" w:rsidRDefault="00F372CC">
      <w:r>
        <w:rPr>
          <w:rFonts w:ascii="Arial" w:eastAsia="Arial" w:hAnsi="Arial" w:cs="Arial"/>
          <w:sz w:val="24"/>
          <w:szCs w:val="24"/>
        </w:rPr>
        <w:t>3.      O usuário escolhe a opção “Chamado”</w:t>
      </w:r>
    </w:p>
    <w:p w14:paraId="4BC8D986" w14:textId="3AA7AD44" w:rsidR="00DD6A51" w:rsidRDefault="00F372CC">
      <w:r>
        <w:rPr>
          <w:rFonts w:ascii="Arial" w:eastAsia="Arial" w:hAnsi="Arial" w:cs="Arial"/>
          <w:sz w:val="24"/>
          <w:szCs w:val="24"/>
        </w:rPr>
        <w:t xml:space="preserve">4.      O Sistema abre a </w:t>
      </w:r>
      <w:del w:id="913" w:author="Bruno dos Santos Rodrigues" w:date="2016-12-04T10:24:00Z">
        <w:r w:rsidDel="0064702A">
          <w:rPr>
            <w:rFonts w:ascii="Arial" w:eastAsia="Arial" w:hAnsi="Arial" w:cs="Arial"/>
            <w:sz w:val="24"/>
            <w:szCs w:val="24"/>
          </w:rPr>
          <w:delText>tela</w:delText>
        </w:r>
      </w:del>
      <w:ins w:id="914"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w:t>
      </w:r>
    </w:p>
    <w:p w14:paraId="734DD6D9" w14:textId="77777777" w:rsidR="00DD6A51" w:rsidRDefault="00F372CC">
      <w:r>
        <w:rPr>
          <w:rFonts w:ascii="Arial" w:eastAsia="Arial" w:hAnsi="Arial" w:cs="Arial"/>
          <w:sz w:val="24"/>
          <w:szCs w:val="24"/>
        </w:rPr>
        <w:lastRenderedPageBreak/>
        <w:t>5.      O usuário preenche o campo “ID, MATRIZ RACI, ABRIR ATIVOS,TEMPO DECORRIDO, SLA, STATUS (ABERTO, ATRIBUÍDO, EM EXECUÇÃO E CONCLUÍDO), REINCIDENTES, ABERTO EM, CONCLUÍDO EM E DESCRIÇÃO”</w:t>
      </w:r>
    </w:p>
    <w:p w14:paraId="0C3835A0" w14:textId="763E24B7" w:rsidR="00DD6A51" w:rsidRDefault="00F372CC">
      <w:r>
        <w:rPr>
          <w:rFonts w:ascii="Arial" w:eastAsia="Arial" w:hAnsi="Arial" w:cs="Arial"/>
          <w:sz w:val="24"/>
          <w:szCs w:val="24"/>
        </w:rPr>
        <w:t xml:space="preserve">6.      O usuário abre a </w:t>
      </w:r>
      <w:del w:id="915" w:author="Bruno dos Santos Rodrigues" w:date="2016-12-04T10:24:00Z">
        <w:r w:rsidDel="0064702A">
          <w:rPr>
            <w:rFonts w:ascii="Arial" w:eastAsia="Arial" w:hAnsi="Arial" w:cs="Arial"/>
            <w:sz w:val="24"/>
            <w:szCs w:val="24"/>
          </w:rPr>
          <w:delText>tela</w:delText>
        </w:r>
      </w:del>
      <w:ins w:id="916"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da Matriz RACI</w:t>
      </w:r>
    </w:p>
    <w:p w14:paraId="636DF917" w14:textId="3878D0DB" w:rsidR="00DD6A51" w:rsidRDefault="00F372CC">
      <w:r>
        <w:rPr>
          <w:rFonts w:ascii="Arial" w:eastAsia="Arial" w:hAnsi="Arial" w:cs="Arial"/>
          <w:sz w:val="24"/>
          <w:szCs w:val="24"/>
        </w:rPr>
        <w:t xml:space="preserve">7.      O usuário abre a </w:t>
      </w:r>
      <w:del w:id="917" w:author="Bruno dos Santos Rodrigues" w:date="2016-12-04T10:24:00Z">
        <w:r w:rsidDel="0064702A">
          <w:rPr>
            <w:rFonts w:ascii="Arial" w:eastAsia="Arial" w:hAnsi="Arial" w:cs="Arial"/>
            <w:sz w:val="24"/>
            <w:szCs w:val="24"/>
          </w:rPr>
          <w:delText>tela</w:delText>
        </w:r>
      </w:del>
      <w:ins w:id="918"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Ativos</w:t>
      </w:r>
    </w:p>
    <w:p w14:paraId="0CF9C984" w14:textId="77777777" w:rsidR="00DD6A51" w:rsidRDefault="00F372CC">
      <w:r>
        <w:rPr>
          <w:rFonts w:ascii="Arial" w:eastAsia="Arial" w:hAnsi="Arial" w:cs="Arial"/>
          <w:sz w:val="24"/>
          <w:szCs w:val="24"/>
        </w:rPr>
        <w:t>8.      O usuário marca a caixa de seleção CheckBox se o chamado já existe</w:t>
      </w:r>
    </w:p>
    <w:p w14:paraId="65B47E7B" w14:textId="77777777" w:rsidR="00DD6A51" w:rsidRDefault="00F372CC">
      <w:r>
        <w:rPr>
          <w:rFonts w:ascii="Arial" w:eastAsia="Arial" w:hAnsi="Arial" w:cs="Arial"/>
          <w:sz w:val="24"/>
          <w:szCs w:val="24"/>
        </w:rPr>
        <w:t>9.      Todos os campos são obrigatórios</w:t>
      </w:r>
    </w:p>
    <w:p w14:paraId="586510FE" w14:textId="77777777" w:rsidR="00DD6A51" w:rsidRDefault="00F372CC">
      <w:r>
        <w:rPr>
          <w:rFonts w:ascii="Arial" w:eastAsia="Arial" w:hAnsi="Arial" w:cs="Arial"/>
          <w:sz w:val="24"/>
          <w:szCs w:val="24"/>
        </w:rPr>
        <w:t>10.  O usuário preenchendo corretamente os campos tem o botão “Salvar” que é obrigatório a salvar</w:t>
      </w:r>
    </w:p>
    <w:p w14:paraId="3849D816" w14:textId="77777777" w:rsidR="00DD6A51" w:rsidRDefault="00F372CC">
      <w:r>
        <w:rPr>
          <w:rFonts w:ascii="Arial" w:eastAsia="Arial" w:hAnsi="Arial" w:cs="Arial"/>
          <w:sz w:val="24"/>
          <w:szCs w:val="24"/>
        </w:rPr>
        <w:t>11.  E o caso de uso é encerrado.</w:t>
      </w:r>
    </w:p>
    <w:p w14:paraId="03F3887B" w14:textId="77777777" w:rsidR="00DD6A51" w:rsidRDefault="00F372CC">
      <w:r>
        <w:rPr>
          <w:rFonts w:ascii="Arial" w:eastAsia="Arial" w:hAnsi="Arial" w:cs="Arial"/>
          <w:b/>
          <w:sz w:val="24"/>
          <w:szCs w:val="24"/>
        </w:rPr>
        <w:t>FLUXOS ALTERNATIVOS</w:t>
      </w:r>
    </w:p>
    <w:p w14:paraId="30C78AE9" w14:textId="77777777" w:rsidR="00DD6A51" w:rsidRDefault="00F372CC">
      <w:r>
        <w:rPr>
          <w:rFonts w:ascii="Arial" w:eastAsia="Arial" w:hAnsi="Arial" w:cs="Arial"/>
          <w:b/>
          <w:sz w:val="24"/>
          <w:szCs w:val="24"/>
        </w:rPr>
        <w:t>(A1) Alternativa ao Passo 4 – Criar chamado</w:t>
      </w:r>
    </w:p>
    <w:p w14:paraId="7228D745" w14:textId="3BC87520" w:rsidR="00DD6A51" w:rsidRDefault="00F372CC">
      <w:r>
        <w:rPr>
          <w:rFonts w:ascii="Arial" w:eastAsia="Arial" w:hAnsi="Arial" w:cs="Arial"/>
          <w:sz w:val="24"/>
          <w:szCs w:val="24"/>
        </w:rPr>
        <w:t xml:space="preserve">1.a. O sistema abre a </w:t>
      </w:r>
      <w:del w:id="919" w:author="Bruno dos Santos Rodrigues" w:date="2016-12-04T10:24:00Z">
        <w:r w:rsidDel="0064702A">
          <w:rPr>
            <w:rFonts w:ascii="Arial" w:eastAsia="Arial" w:hAnsi="Arial" w:cs="Arial"/>
            <w:sz w:val="24"/>
            <w:szCs w:val="24"/>
          </w:rPr>
          <w:delText>tela</w:delText>
        </w:r>
      </w:del>
      <w:ins w:id="920"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 de pessoa onde terá a opção alternativa para o usuário CANCELAR, o sistema fechar a janela, voltando para janela principal</w:t>
      </w:r>
    </w:p>
    <w:p w14:paraId="23D76EF9" w14:textId="5376F757" w:rsidR="00DD6A51" w:rsidRDefault="00F372CC">
      <w:r>
        <w:rPr>
          <w:rFonts w:ascii="Arial" w:eastAsia="Arial" w:hAnsi="Arial" w:cs="Arial"/>
          <w:sz w:val="24"/>
          <w:szCs w:val="24"/>
        </w:rPr>
        <w:t xml:space="preserve">1.b.  O sistema abre a </w:t>
      </w:r>
      <w:del w:id="921" w:author="Bruno dos Santos Rodrigues" w:date="2016-12-04T10:24:00Z">
        <w:r w:rsidDel="0064702A">
          <w:rPr>
            <w:rFonts w:ascii="Arial" w:eastAsia="Arial" w:hAnsi="Arial" w:cs="Arial"/>
            <w:sz w:val="24"/>
            <w:szCs w:val="24"/>
          </w:rPr>
          <w:delText>tela</w:delText>
        </w:r>
      </w:del>
      <w:ins w:id="922"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 de pessoa onde terá a opção alternativa para o usuário EDITAR, o sistema faz uma busca e mostra para o usuário os cadastro de pessoa ativos</w:t>
      </w:r>
    </w:p>
    <w:p w14:paraId="1AC91882" w14:textId="7590BF54" w:rsidR="00DD6A51" w:rsidRDefault="00F372CC">
      <w:r>
        <w:rPr>
          <w:rFonts w:ascii="Arial" w:eastAsia="Arial" w:hAnsi="Arial" w:cs="Arial"/>
          <w:sz w:val="24"/>
          <w:szCs w:val="24"/>
        </w:rPr>
        <w:t xml:space="preserve">1.c.  O sistema abre a </w:t>
      </w:r>
      <w:del w:id="923" w:author="Bruno dos Santos Rodrigues" w:date="2016-12-04T10:24:00Z">
        <w:r w:rsidDel="0064702A">
          <w:rPr>
            <w:rFonts w:ascii="Arial" w:eastAsia="Arial" w:hAnsi="Arial" w:cs="Arial"/>
            <w:sz w:val="24"/>
            <w:szCs w:val="24"/>
          </w:rPr>
          <w:delText>tela</w:delText>
        </w:r>
      </w:del>
      <w:ins w:id="924"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cadastramento de pessoa onde terá a opção alternativa para o usuário NOVO, quando o usuário clicar em novo volta para o passo 4.</w:t>
      </w:r>
    </w:p>
    <w:p w14:paraId="2FBDE2BC" w14:textId="77777777" w:rsidR="00DD6A51" w:rsidRDefault="00F372CC">
      <w:r>
        <w:rPr>
          <w:rFonts w:ascii="Arial" w:eastAsia="Arial" w:hAnsi="Arial" w:cs="Arial"/>
          <w:b/>
          <w:sz w:val="24"/>
          <w:szCs w:val="24"/>
        </w:rPr>
        <w:t>REGRAS DE NEGÓCIO</w:t>
      </w:r>
    </w:p>
    <w:p w14:paraId="22AFFFEB" w14:textId="77777777" w:rsidR="00DD6A51" w:rsidRDefault="00F372CC">
      <w:r>
        <w:rPr>
          <w:rFonts w:ascii="Arial" w:eastAsia="Arial" w:hAnsi="Arial" w:cs="Arial"/>
          <w:b/>
          <w:sz w:val="24"/>
          <w:szCs w:val="24"/>
        </w:rPr>
        <w:t xml:space="preserve">(RN1) </w:t>
      </w:r>
      <w:r>
        <w:rPr>
          <w:rFonts w:ascii="Arial" w:eastAsia="Arial" w:hAnsi="Arial" w:cs="Arial"/>
          <w:sz w:val="24"/>
          <w:szCs w:val="24"/>
        </w:rPr>
        <w:t xml:space="preserve">Preenchimento dos campos obrigatórios </w:t>
      </w:r>
      <w:r>
        <w:rPr>
          <w:rFonts w:ascii="Arial" w:eastAsia="Arial" w:hAnsi="Arial" w:cs="Arial"/>
          <w:b/>
          <w:sz w:val="24"/>
          <w:szCs w:val="24"/>
        </w:rPr>
        <w:t> </w:t>
      </w:r>
    </w:p>
    <w:p w14:paraId="54F9A7FF" w14:textId="77777777" w:rsidR="00DD6A51" w:rsidRDefault="00F372CC">
      <w:r>
        <w:rPr>
          <w:rFonts w:ascii="Arial" w:eastAsia="Arial" w:hAnsi="Arial" w:cs="Arial"/>
          <w:sz w:val="24"/>
          <w:szCs w:val="24"/>
        </w:rPr>
        <w:t>FIM DO CASO DE USO CHAMADO</w:t>
      </w:r>
    </w:p>
    <w:p w14:paraId="08AEC25F" w14:textId="77777777" w:rsidR="00DD6A51" w:rsidRDefault="00DD6A51"/>
    <w:p w14:paraId="33637D18" w14:textId="77777777" w:rsidR="00DD6A51" w:rsidRDefault="00F372CC">
      <w:r>
        <w:rPr>
          <w:rFonts w:ascii="Arial" w:eastAsia="Arial" w:hAnsi="Arial" w:cs="Arial"/>
          <w:b/>
          <w:sz w:val="24"/>
          <w:szCs w:val="24"/>
        </w:rPr>
        <w:t>UC08 – Busca Pessoa</w:t>
      </w:r>
    </w:p>
    <w:p w14:paraId="0AC2DF9C" w14:textId="77777777" w:rsidR="00DD6A51" w:rsidRDefault="00F372CC">
      <w:r>
        <w:rPr>
          <w:rFonts w:ascii="Arial" w:eastAsia="Arial" w:hAnsi="Arial" w:cs="Arial"/>
          <w:b/>
          <w:sz w:val="24"/>
          <w:szCs w:val="24"/>
        </w:rPr>
        <w:t xml:space="preserve">NOME: </w:t>
      </w:r>
      <w:r>
        <w:rPr>
          <w:rFonts w:ascii="Arial" w:eastAsia="Arial" w:hAnsi="Arial" w:cs="Arial"/>
          <w:sz w:val="24"/>
          <w:szCs w:val="24"/>
        </w:rPr>
        <w:t>Buscar Pessoa</w:t>
      </w:r>
    </w:p>
    <w:p w14:paraId="710907A3"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faz busca de pessoas no sistema.</w:t>
      </w:r>
    </w:p>
    <w:p w14:paraId="0276D940" w14:textId="77777777" w:rsidR="00DD6A51" w:rsidRDefault="00F372CC">
      <w:r>
        <w:rPr>
          <w:rFonts w:ascii="Arial" w:eastAsia="Arial" w:hAnsi="Arial" w:cs="Arial"/>
          <w:b/>
          <w:sz w:val="24"/>
          <w:szCs w:val="24"/>
        </w:rPr>
        <w:t>ATORES:</w:t>
      </w:r>
    </w:p>
    <w:p w14:paraId="2479286B" w14:textId="77777777" w:rsidR="00DD6A51" w:rsidRDefault="00F372CC">
      <w:r>
        <w:rPr>
          <w:rFonts w:ascii="Arial" w:eastAsia="Arial" w:hAnsi="Arial" w:cs="Arial"/>
          <w:sz w:val="24"/>
          <w:szCs w:val="24"/>
        </w:rPr>
        <w:t>1.      Usuário Técnico de TI</w:t>
      </w:r>
    </w:p>
    <w:p w14:paraId="5710653E" w14:textId="77777777" w:rsidR="00DD6A51" w:rsidRDefault="00F372CC">
      <w:r>
        <w:rPr>
          <w:rFonts w:ascii="Arial" w:eastAsia="Arial" w:hAnsi="Arial" w:cs="Arial"/>
          <w:b/>
          <w:sz w:val="24"/>
          <w:szCs w:val="24"/>
        </w:rPr>
        <w:t>PRÉ-CONDIÇÕES:</w:t>
      </w:r>
    </w:p>
    <w:p w14:paraId="2B08DA3C" w14:textId="77777777" w:rsidR="00DD6A51" w:rsidRDefault="00F372CC">
      <w:r>
        <w:rPr>
          <w:rFonts w:ascii="Arial" w:eastAsia="Arial" w:hAnsi="Arial" w:cs="Arial"/>
          <w:sz w:val="24"/>
          <w:szCs w:val="24"/>
        </w:rPr>
        <w:t>1.      As pessoas precisam estar cadastradas</w:t>
      </w:r>
    </w:p>
    <w:p w14:paraId="0DA8FA0E" w14:textId="77777777" w:rsidR="00DD6A51" w:rsidRDefault="00F372CC">
      <w:r>
        <w:rPr>
          <w:rFonts w:ascii="Arial" w:eastAsia="Arial" w:hAnsi="Arial" w:cs="Arial"/>
          <w:b/>
          <w:sz w:val="24"/>
          <w:szCs w:val="24"/>
        </w:rPr>
        <w:lastRenderedPageBreak/>
        <w:t>FLUXO BÁSICO</w:t>
      </w:r>
    </w:p>
    <w:p w14:paraId="268D9ECA" w14:textId="77777777" w:rsidR="00DD6A51" w:rsidRDefault="00F372CC">
      <w:r>
        <w:rPr>
          <w:rFonts w:ascii="Arial" w:eastAsia="Arial" w:hAnsi="Arial" w:cs="Arial"/>
          <w:sz w:val="24"/>
          <w:szCs w:val="24"/>
        </w:rPr>
        <w:t>1.      O usuário seleciona a opção “Buscar’’</w:t>
      </w:r>
    </w:p>
    <w:p w14:paraId="22116B99" w14:textId="77777777" w:rsidR="00DD6A51" w:rsidRDefault="00F372CC">
      <w:r>
        <w:rPr>
          <w:rFonts w:ascii="Arial" w:eastAsia="Arial" w:hAnsi="Arial" w:cs="Arial"/>
          <w:sz w:val="24"/>
          <w:szCs w:val="24"/>
        </w:rPr>
        <w:t>2.      O Sistema exibe as opções</w:t>
      </w:r>
    </w:p>
    <w:p w14:paraId="1159999D" w14:textId="77777777" w:rsidR="00DD6A51" w:rsidRDefault="00F372CC">
      <w:r>
        <w:rPr>
          <w:rFonts w:ascii="Arial" w:eastAsia="Arial" w:hAnsi="Arial" w:cs="Arial"/>
          <w:sz w:val="24"/>
          <w:szCs w:val="24"/>
        </w:rPr>
        <w:t>3.      O usuário escolhe a opção “Pessoa”</w:t>
      </w:r>
    </w:p>
    <w:p w14:paraId="3566C506" w14:textId="1BC7B7A0" w:rsidR="00DD6A51" w:rsidRDefault="00F372CC">
      <w:r>
        <w:rPr>
          <w:rFonts w:ascii="Arial" w:eastAsia="Arial" w:hAnsi="Arial" w:cs="Arial"/>
          <w:sz w:val="24"/>
          <w:szCs w:val="24"/>
        </w:rPr>
        <w:t xml:space="preserve">4.      O Sistema abre a </w:t>
      </w:r>
      <w:del w:id="925" w:author="Bruno dos Santos Rodrigues" w:date="2016-12-04T10:24:00Z">
        <w:r w:rsidDel="0064702A">
          <w:rPr>
            <w:rFonts w:ascii="Arial" w:eastAsia="Arial" w:hAnsi="Arial" w:cs="Arial"/>
            <w:sz w:val="24"/>
            <w:szCs w:val="24"/>
          </w:rPr>
          <w:delText>tela</w:delText>
        </w:r>
      </w:del>
      <w:ins w:id="926"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busca</w:t>
      </w:r>
    </w:p>
    <w:p w14:paraId="42A1385E" w14:textId="77777777" w:rsidR="00DD6A51" w:rsidRDefault="00F372CC">
      <w:r>
        <w:rPr>
          <w:rFonts w:ascii="Arial" w:eastAsia="Arial" w:hAnsi="Arial" w:cs="Arial"/>
          <w:sz w:val="24"/>
          <w:szCs w:val="24"/>
        </w:rPr>
        <w:t xml:space="preserve">5.      O usuário preenche o campo “ID’’ </w:t>
      </w:r>
    </w:p>
    <w:p w14:paraId="3DFC4909" w14:textId="77777777" w:rsidR="00DD6A51" w:rsidRDefault="00F372CC">
      <w:r>
        <w:rPr>
          <w:rFonts w:ascii="Arial" w:eastAsia="Arial" w:hAnsi="Arial" w:cs="Arial"/>
          <w:sz w:val="24"/>
          <w:szCs w:val="24"/>
        </w:rPr>
        <w:t>6.      O sistema mostra o dados (NOME,TELEFONE RAMAL,E-MAIL,DEPTO,CARGO,GRUPO)</w:t>
      </w:r>
    </w:p>
    <w:p w14:paraId="128AC4C6" w14:textId="77777777" w:rsidR="00DD6A51" w:rsidRDefault="00F372CC">
      <w:r>
        <w:rPr>
          <w:rFonts w:ascii="Arial" w:eastAsia="Arial" w:hAnsi="Arial" w:cs="Arial"/>
          <w:sz w:val="24"/>
          <w:szCs w:val="24"/>
        </w:rPr>
        <w:t>7.      O usuário tem opção de editar</w:t>
      </w:r>
    </w:p>
    <w:p w14:paraId="70ABA5FC" w14:textId="77777777" w:rsidR="00DD6A51" w:rsidRDefault="00F372CC">
      <w:r>
        <w:rPr>
          <w:rFonts w:ascii="Arial" w:eastAsia="Arial" w:hAnsi="Arial" w:cs="Arial"/>
          <w:sz w:val="24"/>
          <w:szCs w:val="24"/>
        </w:rPr>
        <w:t>8.  E o caso de uso é encerrado.</w:t>
      </w:r>
    </w:p>
    <w:p w14:paraId="040BAE62" w14:textId="77777777" w:rsidR="00DD6A51" w:rsidRDefault="00F372CC">
      <w:r>
        <w:rPr>
          <w:rFonts w:ascii="Arial" w:eastAsia="Arial" w:hAnsi="Arial" w:cs="Arial"/>
          <w:b/>
          <w:sz w:val="24"/>
          <w:szCs w:val="24"/>
        </w:rPr>
        <w:t>FLUXOS ALTERNATIVOS</w:t>
      </w:r>
    </w:p>
    <w:p w14:paraId="4F2DA690" w14:textId="77777777" w:rsidR="00DD6A51" w:rsidRDefault="00F372CC">
      <w:r>
        <w:rPr>
          <w:rFonts w:ascii="Arial" w:eastAsia="Arial" w:hAnsi="Arial" w:cs="Arial"/>
          <w:b/>
          <w:sz w:val="24"/>
          <w:szCs w:val="24"/>
        </w:rPr>
        <w:t>(A1) Alternativa ao Passo 4 – Busca Pessoa</w:t>
      </w:r>
    </w:p>
    <w:p w14:paraId="255BCEA9" w14:textId="5C3432F8" w:rsidR="00DD6A51" w:rsidRDefault="00F372CC">
      <w:r>
        <w:rPr>
          <w:rFonts w:ascii="Arial" w:eastAsia="Arial" w:hAnsi="Arial" w:cs="Arial"/>
          <w:sz w:val="24"/>
          <w:szCs w:val="24"/>
        </w:rPr>
        <w:t xml:space="preserve">1.a. O sistema abre a </w:t>
      </w:r>
      <w:del w:id="927" w:author="Bruno dos Santos Rodrigues" w:date="2016-12-04T10:24:00Z">
        <w:r w:rsidDel="0064702A">
          <w:rPr>
            <w:rFonts w:ascii="Arial" w:eastAsia="Arial" w:hAnsi="Arial" w:cs="Arial"/>
            <w:sz w:val="24"/>
            <w:szCs w:val="24"/>
          </w:rPr>
          <w:delText>tela</w:delText>
        </w:r>
      </w:del>
      <w:ins w:id="928"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busca de pessoa onde terá a opção alternativa para o usuário EDITAR, o sistema libera os campos para edição</w:t>
      </w:r>
    </w:p>
    <w:p w14:paraId="4E13F5E5" w14:textId="77777777" w:rsidR="00DD6A51" w:rsidRDefault="00F372CC">
      <w:r>
        <w:rPr>
          <w:rFonts w:ascii="Arial" w:eastAsia="Arial" w:hAnsi="Arial" w:cs="Arial"/>
          <w:sz w:val="24"/>
          <w:szCs w:val="24"/>
        </w:rPr>
        <w:t>1.b.  O sistema libera  para o usuário SALVAR, onde as alterações vai ser atualizadas</w:t>
      </w:r>
    </w:p>
    <w:p w14:paraId="6ECD3D7C" w14:textId="77777777" w:rsidR="00DD6A51" w:rsidRDefault="00F372CC">
      <w:r>
        <w:rPr>
          <w:rFonts w:ascii="Arial" w:eastAsia="Arial" w:hAnsi="Arial" w:cs="Arial"/>
          <w:b/>
          <w:sz w:val="24"/>
          <w:szCs w:val="24"/>
        </w:rPr>
        <w:t>(A2) Alternativa ao Passo 5 – Informações Incorretas</w:t>
      </w:r>
    </w:p>
    <w:p w14:paraId="52BCC272" w14:textId="680B68DE" w:rsidR="00DD6A51" w:rsidRDefault="00F372CC">
      <w:r>
        <w:rPr>
          <w:rFonts w:ascii="Arial" w:eastAsia="Arial" w:hAnsi="Arial" w:cs="Arial"/>
          <w:sz w:val="24"/>
          <w:szCs w:val="24"/>
        </w:rPr>
        <w:t xml:space="preserve">2.a. O sistema retorna uma mensagem de erro “usuário não encontrado” o usuário clica em ok e será redirecionado para a </w:t>
      </w:r>
      <w:del w:id="929" w:author="Bruno dos Santos Rodrigues" w:date="2016-12-04T10:24:00Z">
        <w:r w:rsidDel="0064702A">
          <w:rPr>
            <w:rFonts w:ascii="Arial" w:eastAsia="Arial" w:hAnsi="Arial" w:cs="Arial"/>
            <w:sz w:val="24"/>
            <w:szCs w:val="24"/>
          </w:rPr>
          <w:delText>tela</w:delText>
        </w:r>
      </w:del>
      <w:ins w:id="930"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anterior.</w:t>
      </w:r>
      <w:r>
        <w:rPr>
          <w:rFonts w:ascii="Arial" w:eastAsia="Arial" w:hAnsi="Arial" w:cs="Arial"/>
          <w:b/>
          <w:sz w:val="24"/>
          <w:szCs w:val="24"/>
        </w:rPr>
        <w:t> </w:t>
      </w:r>
    </w:p>
    <w:p w14:paraId="2E7C67C2" w14:textId="77777777" w:rsidR="00DD6A51" w:rsidRDefault="00F372CC">
      <w:r>
        <w:rPr>
          <w:rFonts w:ascii="Arial" w:eastAsia="Arial" w:hAnsi="Arial" w:cs="Arial"/>
          <w:sz w:val="24"/>
          <w:szCs w:val="24"/>
        </w:rPr>
        <w:t>FIM DO CASO DE USO BUSCA PESSOA</w:t>
      </w:r>
    </w:p>
    <w:p w14:paraId="75A536DE" w14:textId="77777777" w:rsidR="00DD6A51" w:rsidRDefault="00DD6A51"/>
    <w:p w14:paraId="5E36E818" w14:textId="77777777" w:rsidR="00DD6A51" w:rsidRDefault="00F372CC">
      <w:r>
        <w:rPr>
          <w:rFonts w:ascii="Arial" w:eastAsia="Arial" w:hAnsi="Arial" w:cs="Arial"/>
          <w:b/>
          <w:sz w:val="24"/>
          <w:szCs w:val="24"/>
        </w:rPr>
        <w:t>UC09 – Busca Ativos</w:t>
      </w:r>
    </w:p>
    <w:p w14:paraId="7B72CDE3" w14:textId="77777777" w:rsidR="00DD6A51" w:rsidRDefault="00F372CC">
      <w:r>
        <w:rPr>
          <w:rFonts w:ascii="Arial" w:eastAsia="Arial" w:hAnsi="Arial" w:cs="Arial"/>
          <w:b/>
          <w:sz w:val="24"/>
          <w:szCs w:val="24"/>
        </w:rPr>
        <w:t xml:space="preserve">NOME: </w:t>
      </w:r>
      <w:r>
        <w:rPr>
          <w:rFonts w:ascii="Arial" w:eastAsia="Arial" w:hAnsi="Arial" w:cs="Arial"/>
          <w:sz w:val="24"/>
          <w:szCs w:val="24"/>
        </w:rPr>
        <w:t>Busca Ativos</w:t>
      </w:r>
    </w:p>
    <w:p w14:paraId="7E517040"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faz busca dos ativos cadastrados no sistema.</w:t>
      </w:r>
    </w:p>
    <w:p w14:paraId="154C51F2" w14:textId="77777777" w:rsidR="00DD6A51" w:rsidRDefault="00F372CC">
      <w:r>
        <w:rPr>
          <w:rFonts w:ascii="Arial" w:eastAsia="Arial" w:hAnsi="Arial" w:cs="Arial"/>
          <w:b/>
          <w:sz w:val="24"/>
          <w:szCs w:val="24"/>
        </w:rPr>
        <w:t>ATORES:</w:t>
      </w:r>
    </w:p>
    <w:p w14:paraId="2BF06CC9" w14:textId="77777777" w:rsidR="00DD6A51" w:rsidRDefault="00F372CC">
      <w:r>
        <w:rPr>
          <w:rFonts w:ascii="Arial" w:eastAsia="Arial" w:hAnsi="Arial" w:cs="Arial"/>
          <w:sz w:val="24"/>
          <w:szCs w:val="24"/>
        </w:rPr>
        <w:t>1.      Usuário Técnico de TI</w:t>
      </w:r>
    </w:p>
    <w:p w14:paraId="418A1384" w14:textId="77777777" w:rsidR="00DD6A51" w:rsidRDefault="00F372CC">
      <w:r>
        <w:rPr>
          <w:rFonts w:ascii="Arial" w:eastAsia="Arial" w:hAnsi="Arial" w:cs="Arial"/>
          <w:b/>
          <w:sz w:val="24"/>
          <w:szCs w:val="24"/>
        </w:rPr>
        <w:t>PRÉ-CON</w:t>
      </w:r>
      <w:r w:rsidRPr="00A31D4E">
        <w:rPr>
          <w:rFonts w:ascii="Arial" w:eastAsia="Arial" w:hAnsi="Arial" w:cs="Arial"/>
          <w:b/>
          <w:sz w:val="24"/>
          <w:szCs w:val="24"/>
        </w:rPr>
        <w:t>DIÇÕES:</w:t>
      </w:r>
    </w:p>
    <w:p w14:paraId="691B8724" w14:textId="77777777" w:rsidR="00DD6A51" w:rsidRDefault="00F372CC">
      <w:r>
        <w:rPr>
          <w:rFonts w:ascii="Arial" w:eastAsia="Arial" w:hAnsi="Arial" w:cs="Arial"/>
          <w:sz w:val="24"/>
          <w:szCs w:val="24"/>
        </w:rPr>
        <w:t>1.      Os ativos  precisam estar cadastradas</w:t>
      </w:r>
    </w:p>
    <w:p w14:paraId="601C6843" w14:textId="77777777" w:rsidR="00DD6A51" w:rsidRDefault="00F372CC">
      <w:r>
        <w:rPr>
          <w:rFonts w:ascii="Arial" w:eastAsia="Arial" w:hAnsi="Arial" w:cs="Arial"/>
          <w:b/>
          <w:sz w:val="24"/>
          <w:szCs w:val="24"/>
        </w:rPr>
        <w:t>FLUXO BÁSICO</w:t>
      </w:r>
    </w:p>
    <w:p w14:paraId="3CD8B9AB" w14:textId="77777777" w:rsidR="00DD6A51" w:rsidRDefault="00F372CC">
      <w:r>
        <w:rPr>
          <w:rFonts w:ascii="Arial" w:eastAsia="Arial" w:hAnsi="Arial" w:cs="Arial"/>
          <w:sz w:val="24"/>
          <w:szCs w:val="24"/>
        </w:rPr>
        <w:t>1.      O usuário seleciona a opção “Buscar’’</w:t>
      </w:r>
    </w:p>
    <w:p w14:paraId="61579B1A" w14:textId="77777777" w:rsidR="00DD6A51" w:rsidRDefault="00F372CC">
      <w:r>
        <w:rPr>
          <w:rFonts w:ascii="Arial" w:eastAsia="Arial" w:hAnsi="Arial" w:cs="Arial"/>
          <w:sz w:val="24"/>
          <w:szCs w:val="24"/>
        </w:rPr>
        <w:t>2.      O Sistema exibe as opções</w:t>
      </w:r>
    </w:p>
    <w:p w14:paraId="78E6274F" w14:textId="77777777" w:rsidR="00DD6A51" w:rsidRDefault="00F372CC">
      <w:r>
        <w:rPr>
          <w:rFonts w:ascii="Arial" w:eastAsia="Arial" w:hAnsi="Arial" w:cs="Arial"/>
          <w:sz w:val="24"/>
          <w:szCs w:val="24"/>
        </w:rPr>
        <w:lastRenderedPageBreak/>
        <w:t>3.      O usuário escolhe a opção “Ativos”</w:t>
      </w:r>
    </w:p>
    <w:p w14:paraId="307EECFF" w14:textId="52BB0644" w:rsidR="00DD6A51" w:rsidRDefault="00F372CC">
      <w:r>
        <w:rPr>
          <w:rFonts w:ascii="Arial" w:eastAsia="Arial" w:hAnsi="Arial" w:cs="Arial"/>
          <w:sz w:val="24"/>
          <w:szCs w:val="24"/>
        </w:rPr>
        <w:t xml:space="preserve">4.      O Sistema abre a </w:t>
      </w:r>
      <w:del w:id="931" w:author="Bruno dos Santos Rodrigues" w:date="2016-12-04T10:24:00Z">
        <w:r w:rsidDel="0064702A">
          <w:rPr>
            <w:rFonts w:ascii="Arial" w:eastAsia="Arial" w:hAnsi="Arial" w:cs="Arial"/>
            <w:sz w:val="24"/>
            <w:szCs w:val="24"/>
          </w:rPr>
          <w:delText>tela</w:delText>
        </w:r>
      </w:del>
      <w:ins w:id="932"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busca</w:t>
      </w:r>
    </w:p>
    <w:p w14:paraId="1056D0AD" w14:textId="77777777" w:rsidR="00DD6A51" w:rsidRDefault="00F372CC">
      <w:r>
        <w:rPr>
          <w:rFonts w:ascii="Arial" w:eastAsia="Arial" w:hAnsi="Arial" w:cs="Arial"/>
          <w:sz w:val="24"/>
          <w:szCs w:val="24"/>
        </w:rPr>
        <w:t xml:space="preserve">5.      O usuário preenche o campo “ID’’ </w:t>
      </w:r>
    </w:p>
    <w:p w14:paraId="6D902EBF" w14:textId="77777777" w:rsidR="00DD6A51" w:rsidRDefault="00F372CC">
      <w:r>
        <w:rPr>
          <w:rFonts w:ascii="Arial" w:eastAsia="Arial" w:hAnsi="Arial" w:cs="Arial"/>
          <w:sz w:val="24"/>
          <w:szCs w:val="24"/>
        </w:rPr>
        <w:t>6.      O sistema mostra o dados (NOME,TIPO, LOCAL)</w:t>
      </w:r>
    </w:p>
    <w:p w14:paraId="4F5E548A" w14:textId="77777777" w:rsidR="00DD6A51" w:rsidRDefault="00F372CC">
      <w:r>
        <w:rPr>
          <w:rFonts w:ascii="Arial" w:eastAsia="Arial" w:hAnsi="Arial" w:cs="Arial"/>
          <w:sz w:val="24"/>
          <w:szCs w:val="24"/>
        </w:rPr>
        <w:t>7.      O usuário tem opção de editar</w:t>
      </w:r>
    </w:p>
    <w:p w14:paraId="70DE1569" w14:textId="77777777" w:rsidR="00DD6A51" w:rsidRDefault="00F372CC">
      <w:r>
        <w:rPr>
          <w:rFonts w:ascii="Arial" w:eastAsia="Arial" w:hAnsi="Arial" w:cs="Arial"/>
          <w:sz w:val="24"/>
          <w:szCs w:val="24"/>
        </w:rPr>
        <w:t>8.      E o caso de uso é encerrado.</w:t>
      </w:r>
    </w:p>
    <w:p w14:paraId="12E850D6" w14:textId="77777777" w:rsidR="00DD6A51" w:rsidRDefault="00F372CC">
      <w:r>
        <w:rPr>
          <w:rFonts w:ascii="Arial" w:eastAsia="Arial" w:hAnsi="Arial" w:cs="Arial"/>
          <w:b/>
          <w:sz w:val="24"/>
          <w:szCs w:val="24"/>
        </w:rPr>
        <w:t>FLUXOS ALTERNATIVOS</w:t>
      </w:r>
    </w:p>
    <w:p w14:paraId="7571E699" w14:textId="77777777" w:rsidR="00DD6A51" w:rsidRDefault="00F372CC">
      <w:r>
        <w:rPr>
          <w:rFonts w:ascii="Arial" w:eastAsia="Arial" w:hAnsi="Arial" w:cs="Arial"/>
          <w:b/>
          <w:sz w:val="24"/>
          <w:szCs w:val="24"/>
        </w:rPr>
        <w:t>(A1) Alternativa ao Passo 4 – Busca Ativos</w:t>
      </w:r>
    </w:p>
    <w:p w14:paraId="2DA87903" w14:textId="2A06B870" w:rsidR="00DD6A51" w:rsidRDefault="00F372CC">
      <w:r>
        <w:rPr>
          <w:rFonts w:ascii="Arial" w:eastAsia="Arial" w:hAnsi="Arial" w:cs="Arial"/>
          <w:sz w:val="24"/>
          <w:szCs w:val="24"/>
        </w:rPr>
        <w:t xml:space="preserve">1.a. O sistema abre a </w:t>
      </w:r>
      <w:del w:id="933" w:author="Bruno dos Santos Rodrigues" w:date="2016-12-04T10:24:00Z">
        <w:r w:rsidDel="0064702A">
          <w:rPr>
            <w:rFonts w:ascii="Arial" w:eastAsia="Arial" w:hAnsi="Arial" w:cs="Arial"/>
            <w:sz w:val="24"/>
            <w:szCs w:val="24"/>
          </w:rPr>
          <w:delText>tela</w:delText>
        </w:r>
      </w:del>
      <w:ins w:id="934"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busca de ativos onde terá a opção alternativa para o usuário EDITAR, o sistema libera os campos para edição</w:t>
      </w:r>
    </w:p>
    <w:p w14:paraId="333744A1" w14:textId="77777777" w:rsidR="00DD6A51" w:rsidRDefault="00F372CC">
      <w:r>
        <w:rPr>
          <w:rFonts w:ascii="Arial" w:eastAsia="Arial" w:hAnsi="Arial" w:cs="Arial"/>
          <w:sz w:val="24"/>
          <w:szCs w:val="24"/>
        </w:rPr>
        <w:t>1.b.  O sistema libera  para o usuário SALVAR, onde as alterações vai ser atualizadas</w:t>
      </w:r>
    </w:p>
    <w:p w14:paraId="6A50947A" w14:textId="77777777" w:rsidR="00DD6A51" w:rsidRDefault="00F372CC">
      <w:r>
        <w:rPr>
          <w:rFonts w:ascii="Arial" w:eastAsia="Arial" w:hAnsi="Arial" w:cs="Arial"/>
          <w:b/>
          <w:sz w:val="24"/>
          <w:szCs w:val="24"/>
        </w:rPr>
        <w:t>(A2) Alternativa ao Passo 5 – Informações Incorretas</w:t>
      </w:r>
    </w:p>
    <w:p w14:paraId="305CEACE" w14:textId="344E9432" w:rsidR="00DD6A51" w:rsidRDefault="00F372CC">
      <w:r>
        <w:rPr>
          <w:rFonts w:ascii="Arial" w:eastAsia="Arial" w:hAnsi="Arial" w:cs="Arial"/>
          <w:sz w:val="24"/>
          <w:szCs w:val="24"/>
        </w:rPr>
        <w:t xml:space="preserve">2.a. O sistema retorna uma mensagem de erro “Ativos’’não encontrado” o usuário clica em ok e será redirecionado para a </w:t>
      </w:r>
      <w:del w:id="935" w:author="Bruno dos Santos Rodrigues" w:date="2016-12-04T10:24:00Z">
        <w:r w:rsidDel="0064702A">
          <w:rPr>
            <w:rFonts w:ascii="Arial" w:eastAsia="Arial" w:hAnsi="Arial" w:cs="Arial"/>
            <w:sz w:val="24"/>
            <w:szCs w:val="24"/>
          </w:rPr>
          <w:delText>tela</w:delText>
        </w:r>
      </w:del>
      <w:ins w:id="936"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anterior.</w:t>
      </w:r>
      <w:r>
        <w:rPr>
          <w:rFonts w:ascii="Arial" w:eastAsia="Arial" w:hAnsi="Arial" w:cs="Arial"/>
          <w:b/>
          <w:sz w:val="24"/>
          <w:szCs w:val="24"/>
        </w:rPr>
        <w:t> </w:t>
      </w:r>
    </w:p>
    <w:p w14:paraId="77A8BC8C" w14:textId="77777777" w:rsidR="00DD6A51" w:rsidRDefault="00F372CC">
      <w:r>
        <w:rPr>
          <w:rFonts w:ascii="Arial" w:eastAsia="Arial" w:hAnsi="Arial" w:cs="Arial"/>
          <w:sz w:val="24"/>
          <w:szCs w:val="24"/>
        </w:rPr>
        <w:t>FIM DO CASO DE USO BUSCA ATIVOS</w:t>
      </w:r>
    </w:p>
    <w:p w14:paraId="1F562D4A" w14:textId="77777777" w:rsidR="00DD6A51" w:rsidRDefault="00DD6A51"/>
    <w:p w14:paraId="48142F0C" w14:textId="77777777" w:rsidR="00DD6A51" w:rsidRDefault="00F372CC">
      <w:r>
        <w:rPr>
          <w:rFonts w:ascii="Arial" w:eastAsia="Arial" w:hAnsi="Arial" w:cs="Arial"/>
          <w:b/>
          <w:sz w:val="24"/>
          <w:szCs w:val="24"/>
        </w:rPr>
        <w:t>UC10 – Busca Chamado</w:t>
      </w:r>
    </w:p>
    <w:p w14:paraId="495DBDEB" w14:textId="77777777" w:rsidR="00DD6A51" w:rsidRDefault="00F372CC">
      <w:r>
        <w:rPr>
          <w:rFonts w:ascii="Arial" w:eastAsia="Arial" w:hAnsi="Arial" w:cs="Arial"/>
          <w:b/>
          <w:sz w:val="24"/>
          <w:szCs w:val="24"/>
        </w:rPr>
        <w:t xml:space="preserve">NOME: </w:t>
      </w:r>
      <w:r>
        <w:rPr>
          <w:rFonts w:ascii="Arial" w:eastAsia="Arial" w:hAnsi="Arial" w:cs="Arial"/>
          <w:sz w:val="24"/>
          <w:szCs w:val="24"/>
        </w:rPr>
        <w:t>Buscar Chamado</w:t>
      </w:r>
    </w:p>
    <w:p w14:paraId="2C4BC30E"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faz busca de chamado no sistema.</w:t>
      </w:r>
    </w:p>
    <w:p w14:paraId="7186AC07" w14:textId="77777777" w:rsidR="00DD6A51" w:rsidRDefault="00F372CC">
      <w:r>
        <w:rPr>
          <w:rFonts w:ascii="Arial" w:eastAsia="Arial" w:hAnsi="Arial" w:cs="Arial"/>
          <w:b/>
          <w:sz w:val="24"/>
          <w:szCs w:val="24"/>
        </w:rPr>
        <w:t>ATORES:</w:t>
      </w:r>
    </w:p>
    <w:p w14:paraId="56826E5F" w14:textId="77777777" w:rsidR="00DD6A51" w:rsidRDefault="00F372CC">
      <w:r>
        <w:rPr>
          <w:rFonts w:ascii="Arial" w:eastAsia="Arial" w:hAnsi="Arial" w:cs="Arial"/>
          <w:sz w:val="24"/>
          <w:szCs w:val="24"/>
        </w:rPr>
        <w:t>1.      Usuário Técnico de TI</w:t>
      </w:r>
    </w:p>
    <w:p w14:paraId="64D106A7" w14:textId="77777777" w:rsidR="00DD6A51" w:rsidRDefault="00F372CC">
      <w:r>
        <w:rPr>
          <w:rFonts w:ascii="Arial" w:eastAsia="Arial" w:hAnsi="Arial" w:cs="Arial"/>
          <w:b/>
          <w:sz w:val="24"/>
          <w:szCs w:val="24"/>
        </w:rPr>
        <w:t>PRÉ-CONDIÇÕES:</w:t>
      </w:r>
    </w:p>
    <w:p w14:paraId="41F93432" w14:textId="77777777" w:rsidR="00DD6A51" w:rsidRDefault="00F372CC">
      <w:r>
        <w:rPr>
          <w:rFonts w:ascii="Arial" w:eastAsia="Arial" w:hAnsi="Arial" w:cs="Arial"/>
          <w:sz w:val="24"/>
          <w:szCs w:val="24"/>
        </w:rPr>
        <w:t>1.      Os Chamados precisam estar cadastradas</w:t>
      </w:r>
    </w:p>
    <w:p w14:paraId="105441DA" w14:textId="77777777" w:rsidR="00DD6A51" w:rsidRDefault="00F372CC">
      <w:r>
        <w:rPr>
          <w:rFonts w:ascii="Arial" w:eastAsia="Arial" w:hAnsi="Arial" w:cs="Arial"/>
          <w:b/>
          <w:sz w:val="24"/>
          <w:szCs w:val="24"/>
        </w:rPr>
        <w:t>FLUXO BÁSICO</w:t>
      </w:r>
    </w:p>
    <w:p w14:paraId="0B6EF9F4" w14:textId="77777777" w:rsidR="00DD6A51" w:rsidRDefault="00F372CC">
      <w:r>
        <w:rPr>
          <w:rFonts w:ascii="Arial" w:eastAsia="Arial" w:hAnsi="Arial" w:cs="Arial"/>
          <w:sz w:val="24"/>
          <w:szCs w:val="24"/>
        </w:rPr>
        <w:t>1.      O usuário seleciona a opção “Buscar’’</w:t>
      </w:r>
    </w:p>
    <w:p w14:paraId="3B77AA22" w14:textId="77777777" w:rsidR="00DD6A51" w:rsidRDefault="00F372CC">
      <w:r>
        <w:rPr>
          <w:rFonts w:ascii="Arial" w:eastAsia="Arial" w:hAnsi="Arial" w:cs="Arial"/>
          <w:sz w:val="24"/>
          <w:szCs w:val="24"/>
        </w:rPr>
        <w:t>2.      O Sistema exibe as opções</w:t>
      </w:r>
    </w:p>
    <w:p w14:paraId="78C69F6F" w14:textId="77777777" w:rsidR="00DD6A51" w:rsidRDefault="00F372CC">
      <w:r>
        <w:rPr>
          <w:rFonts w:ascii="Arial" w:eastAsia="Arial" w:hAnsi="Arial" w:cs="Arial"/>
          <w:sz w:val="24"/>
          <w:szCs w:val="24"/>
        </w:rPr>
        <w:t>3.      O usuário escolhe a opção “Chamado”</w:t>
      </w:r>
    </w:p>
    <w:p w14:paraId="76DF514B" w14:textId="0E297826" w:rsidR="00DD6A51" w:rsidRDefault="00F372CC">
      <w:r>
        <w:rPr>
          <w:rFonts w:ascii="Arial" w:eastAsia="Arial" w:hAnsi="Arial" w:cs="Arial"/>
          <w:sz w:val="24"/>
          <w:szCs w:val="24"/>
        </w:rPr>
        <w:t xml:space="preserve">4.      O Sistema abre a </w:t>
      </w:r>
      <w:del w:id="937" w:author="Bruno dos Santos Rodrigues" w:date="2016-12-04T10:24:00Z">
        <w:r w:rsidDel="0064702A">
          <w:rPr>
            <w:rFonts w:ascii="Arial" w:eastAsia="Arial" w:hAnsi="Arial" w:cs="Arial"/>
            <w:sz w:val="24"/>
            <w:szCs w:val="24"/>
          </w:rPr>
          <w:delText>tela</w:delText>
        </w:r>
      </w:del>
      <w:ins w:id="938"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busca</w:t>
      </w:r>
    </w:p>
    <w:p w14:paraId="703EA0B5" w14:textId="77777777" w:rsidR="00DD6A51" w:rsidRDefault="00F372CC">
      <w:r>
        <w:rPr>
          <w:rFonts w:ascii="Arial" w:eastAsia="Arial" w:hAnsi="Arial" w:cs="Arial"/>
          <w:sz w:val="24"/>
          <w:szCs w:val="24"/>
        </w:rPr>
        <w:t xml:space="preserve">5.      O usuário preenche o campo “ID’’ </w:t>
      </w:r>
    </w:p>
    <w:p w14:paraId="2DA82057" w14:textId="77777777" w:rsidR="00DD6A51" w:rsidRDefault="00F372CC">
      <w:r>
        <w:rPr>
          <w:rFonts w:ascii="Arial" w:eastAsia="Arial" w:hAnsi="Arial" w:cs="Arial"/>
          <w:sz w:val="24"/>
          <w:szCs w:val="24"/>
        </w:rPr>
        <w:lastRenderedPageBreak/>
        <w:t>6.      O sistema mostra o dados (‘‘ID, MATRIZ RACI, ABRIR ATIVOS,TEMPO DECORRIDO, SLA, STATUS [ABERTO, ATRIBUÍDO, EM EXECUÇÃO E CONCLUÍDO], REINCIDENTES, ABERTO EM, CONCLUÍDO EM E DESCRIÇÃO’’)</w:t>
      </w:r>
    </w:p>
    <w:p w14:paraId="25ED6254" w14:textId="77777777" w:rsidR="00DD6A51" w:rsidRDefault="00F372CC">
      <w:r>
        <w:rPr>
          <w:rFonts w:ascii="Arial" w:eastAsia="Arial" w:hAnsi="Arial" w:cs="Arial"/>
          <w:sz w:val="24"/>
          <w:szCs w:val="24"/>
        </w:rPr>
        <w:t>7.      O usuário tem opção de editar “STATUS, ACOMPANHAMENTO”</w:t>
      </w:r>
    </w:p>
    <w:p w14:paraId="1EE1F740" w14:textId="77777777" w:rsidR="00DD6A51" w:rsidRDefault="00F372CC">
      <w:r>
        <w:rPr>
          <w:rFonts w:ascii="Arial" w:eastAsia="Arial" w:hAnsi="Arial" w:cs="Arial"/>
          <w:sz w:val="24"/>
          <w:szCs w:val="24"/>
        </w:rPr>
        <w:t>8.      E o caso de uso é encerrado.</w:t>
      </w:r>
    </w:p>
    <w:p w14:paraId="5DD717B5" w14:textId="77777777" w:rsidR="00DD6A51" w:rsidRDefault="00F372CC">
      <w:r>
        <w:rPr>
          <w:rFonts w:ascii="Arial" w:eastAsia="Arial" w:hAnsi="Arial" w:cs="Arial"/>
          <w:b/>
          <w:sz w:val="24"/>
          <w:szCs w:val="24"/>
        </w:rPr>
        <w:t>FLUXOS ALTERNATIVOS</w:t>
      </w:r>
    </w:p>
    <w:p w14:paraId="1FB56335" w14:textId="77777777" w:rsidR="00DD6A51" w:rsidRDefault="00F372CC">
      <w:r>
        <w:rPr>
          <w:rFonts w:ascii="Arial" w:eastAsia="Arial" w:hAnsi="Arial" w:cs="Arial"/>
          <w:b/>
          <w:sz w:val="24"/>
          <w:szCs w:val="24"/>
        </w:rPr>
        <w:t>(A1) Alternativa ao Passo 7 – Busca Chamado</w:t>
      </w:r>
    </w:p>
    <w:p w14:paraId="0CABA3AD" w14:textId="482C96D1" w:rsidR="00DD6A51" w:rsidRDefault="00F372CC">
      <w:r>
        <w:rPr>
          <w:rFonts w:ascii="Arial" w:eastAsia="Arial" w:hAnsi="Arial" w:cs="Arial"/>
          <w:sz w:val="24"/>
          <w:szCs w:val="24"/>
        </w:rPr>
        <w:t xml:space="preserve">1.a. O sistema abre a </w:t>
      </w:r>
      <w:del w:id="939" w:author="Bruno dos Santos Rodrigues" w:date="2016-12-04T10:24:00Z">
        <w:r w:rsidDel="0064702A">
          <w:rPr>
            <w:rFonts w:ascii="Arial" w:eastAsia="Arial" w:hAnsi="Arial" w:cs="Arial"/>
            <w:sz w:val="24"/>
            <w:szCs w:val="24"/>
          </w:rPr>
          <w:delText>tela</w:delText>
        </w:r>
      </w:del>
      <w:ins w:id="940"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de busca de chamado onde terá a opção alternativa para o usuário ADICIONAR ACOMPANHAMENTO</w:t>
      </w:r>
    </w:p>
    <w:p w14:paraId="2FB2D8E6" w14:textId="77777777" w:rsidR="00DD6A51" w:rsidRDefault="00F372CC">
      <w:r>
        <w:rPr>
          <w:rFonts w:ascii="Arial" w:eastAsia="Arial" w:hAnsi="Arial" w:cs="Arial"/>
          <w:sz w:val="24"/>
          <w:szCs w:val="24"/>
        </w:rPr>
        <w:t>FIM DO CASO DE USO BUSCA PESSOA</w:t>
      </w:r>
    </w:p>
    <w:p w14:paraId="23EB93BF" w14:textId="536655CE" w:rsidR="00DD6A51" w:rsidRDefault="007A4623">
      <w:r>
        <w:t>34e1</w:t>
      </w:r>
    </w:p>
    <w:p w14:paraId="1F8FDCA2" w14:textId="77777777" w:rsidR="00DD6A51" w:rsidRDefault="00F372CC">
      <w:r>
        <w:rPr>
          <w:rFonts w:ascii="Arial" w:eastAsia="Arial" w:hAnsi="Arial" w:cs="Arial"/>
          <w:b/>
          <w:sz w:val="24"/>
          <w:szCs w:val="24"/>
        </w:rPr>
        <w:t>UC11 – Relatório Simples Pessoa</w:t>
      </w:r>
    </w:p>
    <w:p w14:paraId="6D0FE8F3" w14:textId="77777777" w:rsidR="00DD6A51" w:rsidRDefault="00F372CC">
      <w:r>
        <w:rPr>
          <w:rFonts w:ascii="Arial" w:eastAsia="Arial" w:hAnsi="Arial" w:cs="Arial"/>
          <w:b/>
          <w:sz w:val="24"/>
          <w:szCs w:val="24"/>
        </w:rPr>
        <w:t xml:space="preserve">NOME: </w:t>
      </w:r>
      <w:r>
        <w:rPr>
          <w:rFonts w:ascii="Arial" w:eastAsia="Arial" w:hAnsi="Arial" w:cs="Arial"/>
          <w:sz w:val="24"/>
          <w:szCs w:val="24"/>
        </w:rPr>
        <w:t xml:space="preserve">Relatório simples pessoa </w:t>
      </w:r>
    </w:p>
    <w:p w14:paraId="166891AA"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ver o relatório de pessoa cadastradas no sistema.</w:t>
      </w:r>
    </w:p>
    <w:p w14:paraId="44A8E313" w14:textId="77777777" w:rsidR="00DD6A51" w:rsidRDefault="00F372CC">
      <w:r>
        <w:rPr>
          <w:rFonts w:ascii="Arial" w:eastAsia="Arial" w:hAnsi="Arial" w:cs="Arial"/>
          <w:b/>
          <w:sz w:val="24"/>
          <w:szCs w:val="24"/>
        </w:rPr>
        <w:t>ATORES:</w:t>
      </w:r>
    </w:p>
    <w:p w14:paraId="1E1C3236" w14:textId="77777777" w:rsidR="00DD6A51" w:rsidRDefault="00F372CC">
      <w:r>
        <w:rPr>
          <w:rFonts w:ascii="Arial" w:eastAsia="Arial" w:hAnsi="Arial" w:cs="Arial"/>
          <w:sz w:val="24"/>
          <w:szCs w:val="24"/>
        </w:rPr>
        <w:t>1.      Usuário Técnico de TI</w:t>
      </w:r>
    </w:p>
    <w:p w14:paraId="3ABF0115" w14:textId="77777777" w:rsidR="00DD6A51" w:rsidRDefault="00F372CC">
      <w:r>
        <w:rPr>
          <w:rFonts w:ascii="Arial" w:eastAsia="Arial" w:hAnsi="Arial" w:cs="Arial"/>
          <w:b/>
          <w:sz w:val="24"/>
          <w:szCs w:val="24"/>
        </w:rPr>
        <w:t>PRÉ-CONDIÇÕES:</w:t>
      </w:r>
    </w:p>
    <w:p w14:paraId="4C9956B3" w14:textId="77777777" w:rsidR="00DD6A51" w:rsidRDefault="00F372CC">
      <w:r>
        <w:rPr>
          <w:rFonts w:ascii="Arial" w:eastAsia="Arial" w:hAnsi="Arial" w:cs="Arial"/>
          <w:sz w:val="24"/>
          <w:szCs w:val="24"/>
        </w:rPr>
        <w:t>1.       Que os dados estejam cadastrados.    </w:t>
      </w:r>
    </w:p>
    <w:p w14:paraId="319FE33A" w14:textId="77777777" w:rsidR="00DD6A51" w:rsidRDefault="00F372CC">
      <w:r>
        <w:rPr>
          <w:rFonts w:ascii="Arial" w:eastAsia="Arial" w:hAnsi="Arial" w:cs="Arial"/>
          <w:b/>
          <w:sz w:val="24"/>
          <w:szCs w:val="24"/>
        </w:rPr>
        <w:t>FLUXO BÁSICO</w:t>
      </w:r>
    </w:p>
    <w:p w14:paraId="5DDCE583" w14:textId="77777777" w:rsidR="00DD6A51" w:rsidRDefault="00F372CC">
      <w:r>
        <w:rPr>
          <w:rFonts w:ascii="Arial" w:eastAsia="Arial" w:hAnsi="Arial" w:cs="Arial"/>
          <w:sz w:val="24"/>
          <w:szCs w:val="24"/>
        </w:rPr>
        <w:t>1.      O usuário seleciona a opção “Relatórios”</w:t>
      </w:r>
    </w:p>
    <w:p w14:paraId="7E5DAA54" w14:textId="77777777" w:rsidR="00DD6A51" w:rsidRDefault="00F372CC">
      <w:r>
        <w:rPr>
          <w:rFonts w:ascii="Arial" w:eastAsia="Arial" w:hAnsi="Arial" w:cs="Arial"/>
          <w:sz w:val="24"/>
          <w:szCs w:val="24"/>
        </w:rPr>
        <w:t>2.      O Sistema exibe as opções</w:t>
      </w:r>
    </w:p>
    <w:p w14:paraId="6A5C4D40" w14:textId="77777777" w:rsidR="00DD6A51" w:rsidRDefault="00F372CC">
      <w:r>
        <w:rPr>
          <w:rFonts w:ascii="Arial" w:eastAsia="Arial" w:hAnsi="Arial" w:cs="Arial"/>
          <w:sz w:val="24"/>
          <w:szCs w:val="24"/>
        </w:rPr>
        <w:t>3.      O usuário escolhe a opção “Pessoa’’</w:t>
      </w:r>
    </w:p>
    <w:p w14:paraId="720C9073" w14:textId="09C4D2F6" w:rsidR="00DD6A51" w:rsidRDefault="00F372CC">
      <w:r>
        <w:rPr>
          <w:rFonts w:ascii="Arial" w:eastAsia="Arial" w:hAnsi="Arial" w:cs="Arial"/>
          <w:sz w:val="24"/>
          <w:szCs w:val="24"/>
        </w:rPr>
        <w:t xml:space="preserve">4.      O Sistema abre a </w:t>
      </w:r>
      <w:del w:id="941" w:author="Bruno dos Santos Rodrigues" w:date="2016-12-04T10:24:00Z">
        <w:r w:rsidDel="0064702A">
          <w:rPr>
            <w:rFonts w:ascii="Arial" w:eastAsia="Arial" w:hAnsi="Arial" w:cs="Arial"/>
            <w:sz w:val="24"/>
            <w:szCs w:val="24"/>
          </w:rPr>
          <w:delText>tela</w:delText>
        </w:r>
      </w:del>
      <w:ins w:id="942"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com a lista de pessoas cadastradas</w:t>
      </w:r>
    </w:p>
    <w:p w14:paraId="670E83CF" w14:textId="77777777" w:rsidR="00DD6A51" w:rsidRDefault="00F372CC">
      <w:r>
        <w:rPr>
          <w:rFonts w:ascii="Arial" w:eastAsia="Arial" w:hAnsi="Arial" w:cs="Arial"/>
          <w:sz w:val="24"/>
          <w:szCs w:val="24"/>
        </w:rPr>
        <w:t>5.      E o caso de uso é encerrado.</w:t>
      </w:r>
    </w:p>
    <w:p w14:paraId="60E86D9B" w14:textId="2A3A290D" w:rsidR="00DD6A51" w:rsidRDefault="00F372CC">
      <w:r>
        <w:rPr>
          <w:rFonts w:ascii="Arial" w:eastAsia="Arial" w:hAnsi="Arial" w:cs="Arial"/>
          <w:sz w:val="24"/>
          <w:szCs w:val="24"/>
        </w:rPr>
        <w:t>FIM DO CASO DE USO RELATÓRIO SIMPLES PESSOA</w:t>
      </w:r>
    </w:p>
    <w:p w14:paraId="4FC1BD2E" w14:textId="77777777" w:rsidR="00DD6A51" w:rsidRDefault="00F372CC">
      <w:r>
        <w:rPr>
          <w:rFonts w:ascii="Arial" w:eastAsia="Arial" w:hAnsi="Arial" w:cs="Arial"/>
          <w:b/>
          <w:sz w:val="24"/>
          <w:szCs w:val="24"/>
        </w:rPr>
        <w:t>UC12 – Relatório Simples Chamados</w:t>
      </w:r>
    </w:p>
    <w:p w14:paraId="568380CD" w14:textId="77777777" w:rsidR="00DD6A51" w:rsidRDefault="00F372CC">
      <w:r>
        <w:rPr>
          <w:rFonts w:ascii="Arial" w:eastAsia="Arial" w:hAnsi="Arial" w:cs="Arial"/>
          <w:b/>
          <w:sz w:val="24"/>
          <w:szCs w:val="24"/>
        </w:rPr>
        <w:t xml:space="preserve">NOME: </w:t>
      </w:r>
      <w:r>
        <w:rPr>
          <w:rFonts w:ascii="Arial" w:eastAsia="Arial" w:hAnsi="Arial" w:cs="Arial"/>
          <w:sz w:val="24"/>
          <w:szCs w:val="24"/>
        </w:rPr>
        <w:t>Relatório simples chamados</w:t>
      </w:r>
    </w:p>
    <w:p w14:paraId="0DF11251" w14:textId="77777777" w:rsidR="00DD6A51" w:rsidRDefault="00F372CC">
      <w:r>
        <w:rPr>
          <w:rFonts w:ascii="Arial" w:eastAsia="Arial" w:hAnsi="Arial" w:cs="Arial"/>
          <w:b/>
          <w:sz w:val="24"/>
          <w:szCs w:val="24"/>
        </w:rPr>
        <w:t>DESCRIÇÃO SUCINTA:  </w:t>
      </w:r>
      <w:r>
        <w:rPr>
          <w:rFonts w:ascii="Arial" w:eastAsia="Arial" w:hAnsi="Arial" w:cs="Arial"/>
          <w:sz w:val="24"/>
          <w:szCs w:val="24"/>
        </w:rPr>
        <w:t>O sistema lista para o usuário um relatório de todos os chamados cadastrados</w:t>
      </w:r>
    </w:p>
    <w:p w14:paraId="745858BB" w14:textId="77777777" w:rsidR="00DD6A51" w:rsidRDefault="00F372CC">
      <w:r>
        <w:rPr>
          <w:rFonts w:ascii="Arial" w:eastAsia="Arial" w:hAnsi="Arial" w:cs="Arial"/>
          <w:b/>
          <w:sz w:val="24"/>
          <w:szCs w:val="24"/>
        </w:rPr>
        <w:t>ATORES:</w:t>
      </w:r>
    </w:p>
    <w:p w14:paraId="7C50FDAF" w14:textId="77777777" w:rsidR="00DD6A51" w:rsidRDefault="00F372CC">
      <w:r>
        <w:rPr>
          <w:rFonts w:ascii="Arial" w:eastAsia="Arial" w:hAnsi="Arial" w:cs="Arial"/>
          <w:sz w:val="24"/>
          <w:szCs w:val="24"/>
        </w:rPr>
        <w:lastRenderedPageBreak/>
        <w:t>1.      Usuário Técnico de TI</w:t>
      </w:r>
    </w:p>
    <w:p w14:paraId="4A21173D" w14:textId="77777777" w:rsidR="00DD6A51" w:rsidRDefault="00F372CC">
      <w:r>
        <w:rPr>
          <w:rFonts w:ascii="Arial" w:eastAsia="Arial" w:hAnsi="Arial" w:cs="Arial"/>
          <w:b/>
          <w:sz w:val="24"/>
          <w:szCs w:val="24"/>
        </w:rPr>
        <w:t>PRÉ-CONDIÇÕES:</w:t>
      </w:r>
    </w:p>
    <w:p w14:paraId="728551F4" w14:textId="77777777" w:rsidR="00DD6A51" w:rsidRDefault="00F372CC">
      <w:r>
        <w:rPr>
          <w:rFonts w:ascii="Arial" w:eastAsia="Arial" w:hAnsi="Arial" w:cs="Arial"/>
          <w:sz w:val="24"/>
          <w:szCs w:val="24"/>
        </w:rPr>
        <w:t>1.       Que os dados estejam cadastrados.      </w:t>
      </w:r>
    </w:p>
    <w:p w14:paraId="7FA5F2D3" w14:textId="77777777" w:rsidR="00DD6A51" w:rsidRDefault="00F372CC">
      <w:r>
        <w:rPr>
          <w:rFonts w:ascii="Arial" w:eastAsia="Arial" w:hAnsi="Arial" w:cs="Arial"/>
          <w:b/>
          <w:sz w:val="24"/>
          <w:szCs w:val="24"/>
        </w:rPr>
        <w:t>FLUXO BÁSICO</w:t>
      </w:r>
    </w:p>
    <w:p w14:paraId="1C618C27" w14:textId="77777777" w:rsidR="00DD6A51" w:rsidRDefault="00F372CC">
      <w:r>
        <w:rPr>
          <w:rFonts w:ascii="Arial" w:eastAsia="Arial" w:hAnsi="Arial" w:cs="Arial"/>
          <w:sz w:val="24"/>
          <w:szCs w:val="24"/>
        </w:rPr>
        <w:t>1.      O usuário seleciona a opção “Relatórios”</w:t>
      </w:r>
    </w:p>
    <w:p w14:paraId="654A859D" w14:textId="77777777" w:rsidR="00DD6A51" w:rsidRDefault="00F372CC">
      <w:r>
        <w:rPr>
          <w:rFonts w:ascii="Arial" w:eastAsia="Arial" w:hAnsi="Arial" w:cs="Arial"/>
          <w:sz w:val="24"/>
          <w:szCs w:val="24"/>
        </w:rPr>
        <w:t>2.      O Sistema exibe as opções</w:t>
      </w:r>
    </w:p>
    <w:p w14:paraId="76F4C2E1" w14:textId="77777777" w:rsidR="00DD6A51" w:rsidRDefault="00F372CC">
      <w:r>
        <w:rPr>
          <w:rFonts w:ascii="Arial" w:eastAsia="Arial" w:hAnsi="Arial" w:cs="Arial"/>
          <w:sz w:val="24"/>
          <w:szCs w:val="24"/>
        </w:rPr>
        <w:t>3.      O usuário escolhe a opção “Chamado’’</w:t>
      </w:r>
    </w:p>
    <w:p w14:paraId="26E532B1" w14:textId="5D4F1BDE" w:rsidR="00DD6A51" w:rsidRDefault="00F372CC">
      <w:r>
        <w:rPr>
          <w:rFonts w:ascii="Arial" w:eastAsia="Arial" w:hAnsi="Arial" w:cs="Arial"/>
          <w:sz w:val="24"/>
          <w:szCs w:val="24"/>
        </w:rPr>
        <w:t xml:space="preserve">4.      O Sistema abre a </w:t>
      </w:r>
      <w:del w:id="943" w:author="Bruno dos Santos Rodrigues" w:date="2016-12-04T10:24:00Z">
        <w:r w:rsidDel="0064702A">
          <w:rPr>
            <w:rFonts w:ascii="Arial" w:eastAsia="Arial" w:hAnsi="Arial" w:cs="Arial"/>
            <w:sz w:val="24"/>
            <w:szCs w:val="24"/>
          </w:rPr>
          <w:delText>tela</w:delText>
        </w:r>
      </w:del>
      <w:ins w:id="944"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com a lista de Chamados</w:t>
      </w:r>
    </w:p>
    <w:p w14:paraId="41D67B01" w14:textId="77777777" w:rsidR="00DD6A51" w:rsidRDefault="00F372CC">
      <w:r>
        <w:rPr>
          <w:rFonts w:ascii="Arial" w:eastAsia="Arial" w:hAnsi="Arial" w:cs="Arial"/>
          <w:sz w:val="24"/>
          <w:szCs w:val="24"/>
        </w:rPr>
        <w:t>5.      E o caso de uso é encerrado.</w:t>
      </w:r>
    </w:p>
    <w:p w14:paraId="5C39B2DF" w14:textId="77777777" w:rsidR="00DD6A51" w:rsidRDefault="00F372CC">
      <w:r>
        <w:rPr>
          <w:rFonts w:ascii="Arial" w:eastAsia="Arial" w:hAnsi="Arial" w:cs="Arial"/>
          <w:sz w:val="24"/>
          <w:szCs w:val="24"/>
        </w:rPr>
        <w:t>FIM DO CASO DE USO RELATÓRIO SIMPLES CHAMADOS</w:t>
      </w:r>
    </w:p>
    <w:p w14:paraId="2C90093A" w14:textId="77777777" w:rsidR="00DD6A51" w:rsidRDefault="00DD6A51"/>
    <w:p w14:paraId="2CBEC559" w14:textId="77777777" w:rsidR="00DD6A51" w:rsidRDefault="00F372CC">
      <w:r>
        <w:rPr>
          <w:rFonts w:ascii="Arial" w:eastAsia="Arial" w:hAnsi="Arial" w:cs="Arial"/>
          <w:b/>
          <w:sz w:val="24"/>
          <w:szCs w:val="24"/>
        </w:rPr>
        <w:t>UC13 – Relatório Simples Ativos</w:t>
      </w:r>
    </w:p>
    <w:p w14:paraId="2DA5A18E" w14:textId="77777777" w:rsidR="00DD6A51" w:rsidRDefault="00F372CC">
      <w:r>
        <w:rPr>
          <w:rFonts w:ascii="Arial" w:eastAsia="Arial" w:hAnsi="Arial" w:cs="Arial"/>
          <w:b/>
          <w:sz w:val="24"/>
          <w:szCs w:val="24"/>
        </w:rPr>
        <w:t xml:space="preserve">NOME: </w:t>
      </w:r>
      <w:r>
        <w:rPr>
          <w:rFonts w:ascii="Arial" w:eastAsia="Arial" w:hAnsi="Arial" w:cs="Arial"/>
          <w:sz w:val="24"/>
          <w:szCs w:val="24"/>
        </w:rPr>
        <w:t>Relatório simples ativos</w:t>
      </w:r>
    </w:p>
    <w:p w14:paraId="46337D3B" w14:textId="77777777" w:rsidR="00DD6A51" w:rsidRDefault="00F372CC">
      <w:r>
        <w:rPr>
          <w:rFonts w:ascii="Arial" w:eastAsia="Arial" w:hAnsi="Arial" w:cs="Arial"/>
          <w:b/>
          <w:sz w:val="24"/>
          <w:szCs w:val="24"/>
        </w:rPr>
        <w:t>DESCRIÇÃO SUCINTA:  </w:t>
      </w:r>
      <w:r>
        <w:rPr>
          <w:rFonts w:ascii="Arial" w:eastAsia="Arial" w:hAnsi="Arial" w:cs="Arial"/>
          <w:sz w:val="24"/>
          <w:szCs w:val="24"/>
        </w:rPr>
        <w:t xml:space="preserve">O sistema lista para o usuário um relatório de todos os ativos(tudo que vêm da problema) cadastrados </w:t>
      </w:r>
    </w:p>
    <w:p w14:paraId="40582690" w14:textId="77777777" w:rsidR="00DD6A51" w:rsidRDefault="00F372CC">
      <w:r>
        <w:rPr>
          <w:rFonts w:ascii="Arial" w:eastAsia="Arial" w:hAnsi="Arial" w:cs="Arial"/>
          <w:b/>
          <w:sz w:val="24"/>
          <w:szCs w:val="24"/>
        </w:rPr>
        <w:t>ATORES:</w:t>
      </w:r>
    </w:p>
    <w:p w14:paraId="10CC2BE5" w14:textId="77777777" w:rsidR="00DD6A51" w:rsidRDefault="00F372CC">
      <w:r>
        <w:rPr>
          <w:rFonts w:ascii="Arial" w:eastAsia="Arial" w:hAnsi="Arial" w:cs="Arial"/>
          <w:sz w:val="24"/>
          <w:szCs w:val="24"/>
        </w:rPr>
        <w:t>1.      Usuário Técnico de TI</w:t>
      </w:r>
    </w:p>
    <w:p w14:paraId="03BCB1E8" w14:textId="77777777" w:rsidR="00DD6A51" w:rsidRDefault="00F372CC">
      <w:r>
        <w:rPr>
          <w:rFonts w:ascii="Arial" w:eastAsia="Arial" w:hAnsi="Arial" w:cs="Arial"/>
          <w:b/>
          <w:sz w:val="24"/>
          <w:szCs w:val="24"/>
        </w:rPr>
        <w:t>PRÉ-CONDIÇÕES:</w:t>
      </w:r>
    </w:p>
    <w:p w14:paraId="7901D038" w14:textId="77777777" w:rsidR="00DD6A51" w:rsidRDefault="00F372CC">
      <w:r>
        <w:rPr>
          <w:rFonts w:ascii="Arial" w:eastAsia="Arial" w:hAnsi="Arial" w:cs="Arial"/>
          <w:sz w:val="24"/>
          <w:szCs w:val="24"/>
        </w:rPr>
        <w:t>1.       Que os dados estejam cadastrados.      </w:t>
      </w:r>
    </w:p>
    <w:p w14:paraId="559DE45C" w14:textId="77777777" w:rsidR="00DD6A51" w:rsidRDefault="00F372CC">
      <w:r>
        <w:rPr>
          <w:rFonts w:ascii="Arial" w:eastAsia="Arial" w:hAnsi="Arial" w:cs="Arial"/>
          <w:b/>
          <w:sz w:val="24"/>
          <w:szCs w:val="24"/>
        </w:rPr>
        <w:t>FLUXO BÁSICO</w:t>
      </w:r>
    </w:p>
    <w:p w14:paraId="254E8C8B" w14:textId="77777777" w:rsidR="00DD6A51" w:rsidRDefault="00F372CC">
      <w:r>
        <w:rPr>
          <w:rFonts w:ascii="Arial" w:eastAsia="Arial" w:hAnsi="Arial" w:cs="Arial"/>
          <w:sz w:val="24"/>
          <w:szCs w:val="24"/>
        </w:rPr>
        <w:t>1.      O usuário seleciona a opção “Relatórios”</w:t>
      </w:r>
    </w:p>
    <w:p w14:paraId="51727248" w14:textId="77777777" w:rsidR="00DD6A51" w:rsidRDefault="00F372CC">
      <w:r>
        <w:rPr>
          <w:rFonts w:ascii="Arial" w:eastAsia="Arial" w:hAnsi="Arial" w:cs="Arial"/>
          <w:sz w:val="24"/>
          <w:szCs w:val="24"/>
        </w:rPr>
        <w:t>2.      O Sistema exibe as opções</w:t>
      </w:r>
    </w:p>
    <w:p w14:paraId="2E97206E" w14:textId="77777777" w:rsidR="00DD6A51" w:rsidRDefault="00F372CC">
      <w:r>
        <w:rPr>
          <w:rFonts w:ascii="Arial" w:eastAsia="Arial" w:hAnsi="Arial" w:cs="Arial"/>
          <w:sz w:val="24"/>
          <w:szCs w:val="24"/>
        </w:rPr>
        <w:t>3.      O usuário escolhe a opção “ATIVOS’’</w:t>
      </w:r>
    </w:p>
    <w:p w14:paraId="76C3E17E" w14:textId="57EFEFF8" w:rsidR="00DD6A51" w:rsidRDefault="00F372CC">
      <w:r>
        <w:rPr>
          <w:rFonts w:ascii="Arial" w:eastAsia="Arial" w:hAnsi="Arial" w:cs="Arial"/>
          <w:sz w:val="24"/>
          <w:szCs w:val="24"/>
        </w:rPr>
        <w:t xml:space="preserve">4.      O Sistema abre a </w:t>
      </w:r>
      <w:del w:id="945" w:author="Bruno dos Santos Rodrigues" w:date="2016-12-04T10:24:00Z">
        <w:r w:rsidDel="0064702A">
          <w:rPr>
            <w:rFonts w:ascii="Arial" w:eastAsia="Arial" w:hAnsi="Arial" w:cs="Arial"/>
            <w:sz w:val="24"/>
            <w:szCs w:val="24"/>
          </w:rPr>
          <w:delText>tela</w:delText>
        </w:r>
      </w:del>
      <w:ins w:id="946" w:author="Bruno dos Santos Rodrigues" w:date="2016-12-04T10:24:00Z">
        <w:r w:rsidR="0064702A">
          <w:rPr>
            <w:rFonts w:ascii="Arial" w:eastAsia="Arial" w:hAnsi="Arial" w:cs="Arial"/>
            <w:sz w:val="24"/>
            <w:szCs w:val="24"/>
          </w:rPr>
          <w:t>janela</w:t>
        </w:r>
      </w:ins>
      <w:r>
        <w:rPr>
          <w:rFonts w:ascii="Arial" w:eastAsia="Arial" w:hAnsi="Arial" w:cs="Arial"/>
          <w:sz w:val="24"/>
          <w:szCs w:val="24"/>
        </w:rPr>
        <w:t xml:space="preserve"> com a lista de Ativos</w:t>
      </w:r>
    </w:p>
    <w:p w14:paraId="53AE8E31" w14:textId="77777777" w:rsidR="00DD6A51" w:rsidRDefault="00F372CC">
      <w:r>
        <w:rPr>
          <w:rFonts w:ascii="Arial" w:eastAsia="Arial" w:hAnsi="Arial" w:cs="Arial"/>
          <w:sz w:val="24"/>
          <w:szCs w:val="24"/>
        </w:rPr>
        <w:t>5.      E o caso de uso é encerrado.</w:t>
      </w:r>
    </w:p>
    <w:p w14:paraId="6A91CB89" w14:textId="3EB69D2A" w:rsidR="00DD6A51" w:rsidRDefault="00F372CC">
      <w:pPr>
        <w:rPr>
          <w:rFonts w:ascii="Arial" w:eastAsia="Arial" w:hAnsi="Arial" w:cs="Arial"/>
          <w:sz w:val="24"/>
          <w:szCs w:val="24"/>
        </w:rPr>
      </w:pPr>
      <w:r>
        <w:rPr>
          <w:rFonts w:ascii="Arial" w:eastAsia="Arial" w:hAnsi="Arial" w:cs="Arial"/>
          <w:sz w:val="24"/>
          <w:szCs w:val="24"/>
        </w:rPr>
        <w:t>FIM DO CASO DE USO RELATÓRIO SIMPLES ATIVOS</w:t>
      </w:r>
    </w:p>
    <w:p w14:paraId="7EB81A3D" w14:textId="7D3C012B" w:rsidR="008F738E" w:rsidRDefault="008F738E">
      <w:pPr>
        <w:rPr>
          <w:rFonts w:ascii="Arial" w:eastAsia="Arial" w:hAnsi="Arial" w:cs="Arial"/>
          <w:sz w:val="24"/>
          <w:szCs w:val="24"/>
        </w:rPr>
      </w:pPr>
    </w:p>
    <w:p w14:paraId="0205B92C" w14:textId="5EFC499C" w:rsidR="008F738E" w:rsidRDefault="008F738E">
      <w:pPr>
        <w:rPr>
          <w:rFonts w:ascii="Arial" w:eastAsia="Arial" w:hAnsi="Arial" w:cs="Arial"/>
          <w:sz w:val="24"/>
          <w:szCs w:val="24"/>
        </w:rPr>
      </w:pPr>
    </w:p>
    <w:p w14:paraId="0FA0C4AF" w14:textId="6A92414E" w:rsidR="008F738E" w:rsidRDefault="008F738E">
      <w:pPr>
        <w:rPr>
          <w:rFonts w:ascii="Arial" w:eastAsia="Arial" w:hAnsi="Arial" w:cs="Arial"/>
          <w:sz w:val="24"/>
          <w:szCs w:val="24"/>
        </w:rPr>
      </w:pPr>
    </w:p>
    <w:p w14:paraId="5298D853" w14:textId="08611DF1" w:rsidR="00ED482A" w:rsidRDefault="00ED482A" w:rsidP="005608C5">
      <w:pPr>
        <w:rPr>
          <w:rFonts w:ascii="Arial" w:eastAsia="Arial" w:hAnsi="Arial" w:cs="Arial"/>
          <w:b/>
          <w:sz w:val="24"/>
          <w:szCs w:val="24"/>
        </w:rPr>
      </w:pPr>
    </w:p>
    <w:p w14:paraId="49A4265F" w14:textId="0E8CC849" w:rsidR="00ED482A" w:rsidRPr="00A31D4E" w:rsidRDefault="00CC3E07" w:rsidP="00CC3E07">
      <w:pPr>
        <w:pStyle w:val="Ttulo3"/>
        <w:rPr>
          <w:b/>
        </w:rPr>
        <w:pPrChange w:id="947" w:author="Bruno dos Santos Rodrigues" w:date="2016-12-04T13:54:00Z">
          <w:pPr>
            <w:numPr>
              <w:numId w:val="8"/>
            </w:numPr>
            <w:ind w:left="426" w:hanging="360"/>
          </w:pPr>
        </w:pPrChange>
      </w:pPr>
      <w:bookmarkStart w:id="948" w:name="_Toc468623268"/>
      <w:ins w:id="949" w:author="Bruno dos Santos Rodrigues" w:date="2016-12-04T13:54:00Z">
        <w:r>
          <w:rPr>
            <w:rFonts w:ascii="Arial" w:eastAsia="Arial" w:hAnsi="Arial" w:cs="Arial"/>
            <w:b/>
          </w:rPr>
          <w:lastRenderedPageBreak/>
          <w:t>3.1.4</w:t>
        </w:r>
        <w:r>
          <w:rPr>
            <w:rFonts w:ascii="Arial" w:eastAsia="Arial" w:hAnsi="Arial" w:cs="Arial"/>
            <w:b/>
          </w:rPr>
          <w:tab/>
        </w:r>
      </w:ins>
      <w:r w:rsidR="00ED482A">
        <w:rPr>
          <w:rFonts w:ascii="Arial" w:eastAsia="Arial" w:hAnsi="Arial" w:cs="Arial"/>
          <w:b/>
        </w:rPr>
        <w:t>Diagrama de entidade de relacio</w:t>
      </w:r>
      <w:r w:rsidR="00ED482A" w:rsidRPr="00A31D4E">
        <w:rPr>
          <w:rFonts w:ascii="Arial" w:eastAsia="Arial" w:hAnsi="Arial" w:cs="Arial"/>
          <w:b/>
        </w:rPr>
        <w:t>namento de banco de dados</w:t>
      </w:r>
      <w:bookmarkEnd w:id="948"/>
    </w:p>
    <w:p w14:paraId="28B18396" w14:textId="7F62C5CF" w:rsidR="00ED482A" w:rsidRDefault="00ED482A" w:rsidP="00ED482A">
      <w:pPr>
        <w:ind w:left="426"/>
        <w:rPr>
          <w:rFonts w:ascii="Arial" w:eastAsia="Arial" w:hAnsi="Arial" w:cs="Arial"/>
          <w:b/>
          <w:sz w:val="24"/>
          <w:szCs w:val="24"/>
        </w:rPr>
      </w:pPr>
    </w:p>
    <w:p w14:paraId="0EBAC3A1" w14:textId="77777777" w:rsidR="008F738E" w:rsidRDefault="00ED482A" w:rsidP="008F738E">
      <w:pPr>
        <w:keepNext/>
        <w:ind w:left="426"/>
      </w:pPr>
      <w:r>
        <w:rPr>
          <w:b/>
          <w:noProof/>
        </w:rPr>
        <w:drawing>
          <wp:inline distT="0" distB="0" distL="0" distR="0" wp14:anchorId="367FB39F" wp14:editId="6228E6C8">
            <wp:extent cx="6789100" cy="4973876"/>
            <wp:effectExtent l="0" t="6667" r="5397" b="5398"/>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LASSR.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6789100" cy="4973876"/>
                    </a:xfrm>
                    <a:prstGeom prst="rect">
                      <a:avLst/>
                    </a:prstGeom>
                  </pic:spPr>
                </pic:pic>
              </a:graphicData>
            </a:graphic>
          </wp:inline>
        </w:drawing>
      </w:r>
    </w:p>
    <w:p w14:paraId="0B4B949C" w14:textId="3733BA7F" w:rsidR="00ED482A" w:rsidRPr="007B5338" w:rsidRDefault="008F738E" w:rsidP="008F738E">
      <w:pPr>
        <w:pStyle w:val="Legenda"/>
        <w:rPr>
          <w:rFonts w:ascii="Arial" w:eastAsia="Arial" w:hAnsi="Arial" w:cs="Arial"/>
          <w:b/>
          <w:color w:val="auto"/>
          <w:sz w:val="20"/>
          <w:szCs w:val="20"/>
          <w:rPrChange w:id="950" w:author="Bruno dos Santos Rodrigues" w:date="2016-12-03T21:19:00Z">
            <w:rPr>
              <w:rFonts w:ascii="Arial" w:hAnsi="Arial" w:cs="Arial"/>
              <w:b/>
              <w:color w:val="auto"/>
              <w:sz w:val="20"/>
              <w:szCs w:val="20"/>
            </w:rPr>
          </w:rPrChange>
        </w:rPr>
      </w:pPr>
      <w:bookmarkStart w:id="951" w:name="_Toc468623228"/>
      <w:r w:rsidRPr="007B5338">
        <w:rPr>
          <w:rFonts w:ascii="Arial" w:eastAsia="Arial" w:hAnsi="Arial" w:cs="Arial"/>
          <w:color w:val="auto"/>
          <w:sz w:val="20"/>
          <w:szCs w:val="20"/>
          <w:rPrChange w:id="952" w:author="Bruno dos Santos Rodrigues" w:date="2016-12-03T21:19:00Z">
            <w:rPr>
              <w:rFonts w:ascii="Arial" w:hAnsi="Arial" w:cs="Arial"/>
              <w:color w:val="auto"/>
              <w:sz w:val="20"/>
              <w:szCs w:val="20"/>
            </w:rPr>
          </w:rPrChange>
        </w:rPr>
        <w:t xml:space="preserve">Figura </w:t>
      </w:r>
      <w:r w:rsidRPr="007B5338">
        <w:rPr>
          <w:rFonts w:ascii="Arial" w:hAnsi="Arial" w:cs="Arial"/>
          <w:sz w:val="20"/>
          <w:szCs w:val="20"/>
          <w:rPrChange w:id="953" w:author="Bruno dos Santos Rodrigues" w:date="2016-12-03T21:19:00Z">
            <w:rPr>
              <w:rFonts w:ascii="Arial" w:hAnsi="Arial" w:cs="Arial"/>
              <w:color w:val="auto"/>
              <w:sz w:val="20"/>
              <w:szCs w:val="20"/>
            </w:rPr>
          </w:rPrChange>
        </w:rPr>
        <w:fldChar w:fldCharType="begin"/>
      </w:r>
      <w:r w:rsidRPr="007B5338">
        <w:rPr>
          <w:rFonts w:ascii="Arial" w:hAnsi="Arial" w:cs="Arial"/>
          <w:color w:val="auto"/>
          <w:sz w:val="20"/>
          <w:szCs w:val="20"/>
        </w:rPr>
        <w:instrText xml:space="preserve"> SEQ Figura \* ARABIC </w:instrText>
      </w:r>
      <w:r w:rsidRPr="007B5338">
        <w:rPr>
          <w:rFonts w:ascii="Arial" w:hAnsi="Arial" w:cs="Arial"/>
          <w:color w:val="auto"/>
          <w:sz w:val="20"/>
          <w:szCs w:val="20"/>
          <w:rPrChange w:id="954" w:author="Bruno dos Santos Rodrigues" w:date="2016-12-03T21:19:00Z">
            <w:rPr>
              <w:rFonts w:ascii="Arial" w:hAnsi="Arial" w:cs="Arial"/>
              <w:color w:val="auto"/>
              <w:sz w:val="20"/>
              <w:szCs w:val="20"/>
            </w:rPr>
          </w:rPrChange>
        </w:rPr>
        <w:fldChar w:fldCharType="separate"/>
      </w:r>
      <w:r w:rsidR="0070066D">
        <w:rPr>
          <w:rFonts w:ascii="Arial" w:hAnsi="Arial" w:cs="Arial"/>
          <w:noProof/>
          <w:color w:val="auto"/>
          <w:sz w:val="20"/>
          <w:szCs w:val="20"/>
        </w:rPr>
        <w:t>3</w:t>
      </w:r>
      <w:r w:rsidRPr="007B5338">
        <w:rPr>
          <w:rFonts w:ascii="Arial" w:hAnsi="Arial" w:cs="Arial"/>
          <w:sz w:val="20"/>
          <w:szCs w:val="20"/>
          <w:rPrChange w:id="955" w:author="Bruno dos Santos Rodrigues" w:date="2016-12-03T21:19:00Z">
            <w:rPr>
              <w:rFonts w:ascii="Arial" w:hAnsi="Arial" w:cs="Arial"/>
              <w:color w:val="auto"/>
              <w:sz w:val="20"/>
              <w:szCs w:val="20"/>
            </w:rPr>
          </w:rPrChange>
        </w:rPr>
        <w:fldChar w:fldCharType="end"/>
      </w:r>
      <w:r w:rsidRPr="007B5338">
        <w:rPr>
          <w:rFonts w:ascii="Arial" w:eastAsia="Arial" w:hAnsi="Arial" w:cs="Arial"/>
          <w:color w:val="auto"/>
          <w:sz w:val="20"/>
          <w:szCs w:val="20"/>
          <w:rPrChange w:id="956" w:author="Bruno dos Santos Rodrigues" w:date="2016-12-03T21:19:00Z">
            <w:rPr>
              <w:rFonts w:ascii="Arial" w:hAnsi="Arial" w:cs="Arial"/>
              <w:color w:val="auto"/>
              <w:sz w:val="20"/>
              <w:szCs w:val="20"/>
            </w:rPr>
          </w:rPrChange>
        </w:rPr>
        <w:t xml:space="preserve"> - Diagrama entidade de relacionamento do banco de dados</w:t>
      </w:r>
      <w:bookmarkEnd w:id="951"/>
    </w:p>
    <w:p w14:paraId="0693C3F4" w14:textId="225DE019" w:rsidR="00ED482A" w:rsidRDefault="00ED482A">
      <w:pPr>
        <w:rPr>
          <w:ins w:id="957" w:author="Bruno dos Santos Rodrigues" w:date="2016-12-04T10:02:00Z"/>
        </w:rPr>
      </w:pPr>
    </w:p>
    <w:p w14:paraId="066ADE2D" w14:textId="77777777" w:rsidR="00135E1E" w:rsidRDefault="00135E1E"/>
    <w:p w14:paraId="3473DCFB" w14:textId="0F8756F1" w:rsidR="00ED482A" w:rsidRDefault="00ED482A"/>
    <w:p w14:paraId="3F628A96" w14:textId="3D07D4FB" w:rsidR="005608C5" w:rsidRPr="00A31D4E" w:rsidRDefault="00CC3E07" w:rsidP="00CC3E07">
      <w:pPr>
        <w:pStyle w:val="Ttulo3"/>
        <w:rPr>
          <w:b/>
        </w:rPr>
        <w:pPrChange w:id="958" w:author="Bruno dos Santos Rodrigues" w:date="2016-12-04T13:54:00Z">
          <w:pPr>
            <w:numPr>
              <w:numId w:val="8"/>
            </w:numPr>
            <w:ind w:left="426" w:hanging="360"/>
          </w:pPr>
        </w:pPrChange>
      </w:pPr>
      <w:bookmarkStart w:id="959" w:name="_Toc468623269"/>
      <w:ins w:id="960" w:author="Bruno dos Santos Rodrigues" w:date="2016-12-04T13:54:00Z">
        <w:r>
          <w:rPr>
            <w:rFonts w:ascii="Arial" w:eastAsia="Arial" w:hAnsi="Arial" w:cs="Arial"/>
            <w:b/>
          </w:rPr>
          <w:lastRenderedPageBreak/>
          <w:t>3.1.5</w:t>
        </w:r>
        <w:r>
          <w:rPr>
            <w:rFonts w:ascii="Arial" w:eastAsia="Arial" w:hAnsi="Arial" w:cs="Arial"/>
            <w:b/>
          </w:rPr>
          <w:tab/>
        </w:r>
      </w:ins>
      <w:r w:rsidR="005608C5">
        <w:rPr>
          <w:rFonts w:ascii="Arial" w:eastAsia="Arial" w:hAnsi="Arial" w:cs="Arial"/>
          <w:b/>
        </w:rPr>
        <w:t>Diagrama de Classe</w:t>
      </w:r>
      <w:bookmarkEnd w:id="959"/>
    </w:p>
    <w:p w14:paraId="426B6B2B" w14:textId="77777777" w:rsidR="005608C5" w:rsidRDefault="005608C5" w:rsidP="005608C5">
      <w:pPr>
        <w:ind w:left="426"/>
        <w:rPr>
          <w:rFonts w:ascii="Arial" w:eastAsia="Arial" w:hAnsi="Arial" w:cs="Arial"/>
          <w:b/>
          <w:sz w:val="24"/>
          <w:szCs w:val="24"/>
        </w:rPr>
      </w:pPr>
    </w:p>
    <w:p w14:paraId="2DFB1FD2" w14:textId="77777777" w:rsidR="005608C5" w:rsidRDefault="005608C5" w:rsidP="005608C5">
      <w:pPr>
        <w:ind w:left="426"/>
        <w:rPr>
          <w:rFonts w:ascii="Arial" w:eastAsia="Arial" w:hAnsi="Arial" w:cs="Arial"/>
          <w:b/>
          <w:sz w:val="24"/>
          <w:szCs w:val="24"/>
        </w:rPr>
      </w:pPr>
    </w:p>
    <w:p w14:paraId="160094E8" w14:textId="77777777" w:rsidR="005608C5" w:rsidRDefault="005608C5" w:rsidP="005608C5">
      <w:pPr>
        <w:ind w:left="426"/>
        <w:rPr>
          <w:rFonts w:ascii="Arial" w:eastAsia="Arial" w:hAnsi="Arial" w:cs="Arial"/>
          <w:b/>
          <w:sz w:val="24"/>
          <w:szCs w:val="24"/>
        </w:rPr>
      </w:pPr>
    </w:p>
    <w:p w14:paraId="2F5D450D" w14:textId="77777777" w:rsidR="005608C5" w:rsidRDefault="005608C5" w:rsidP="005608C5">
      <w:pPr>
        <w:ind w:left="426"/>
        <w:rPr>
          <w:rFonts w:ascii="Arial" w:eastAsia="Arial" w:hAnsi="Arial" w:cs="Arial"/>
          <w:b/>
          <w:sz w:val="24"/>
          <w:szCs w:val="24"/>
        </w:rPr>
      </w:pPr>
    </w:p>
    <w:p w14:paraId="282EC31D" w14:textId="77777777" w:rsidR="005608C5" w:rsidRDefault="005608C5" w:rsidP="005608C5">
      <w:pPr>
        <w:ind w:left="426"/>
        <w:rPr>
          <w:rFonts w:ascii="Arial" w:eastAsia="Arial" w:hAnsi="Arial" w:cs="Arial"/>
          <w:b/>
          <w:sz w:val="24"/>
          <w:szCs w:val="24"/>
        </w:rPr>
      </w:pPr>
    </w:p>
    <w:p w14:paraId="24FFFCA3" w14:textId="77777777" w:rsidR="005608C5" w:rsidRDefault="005608C5" w:rsidP="005608C5">
      <w:pPr>
        <w:ind w:left="426"/>
        <w:rPr>
          <w:rFonts w:ascii="Arial" w:eastAsia="Arial" w:hAnsi="Arial" w:cs="Arial"/>
          <w:b/>
          <w:sz w:val="24"/>
          <w:szCs w:val="24"/>
        </w:rPr>
      </w:pPr>
    </w:p>
    <w:p w14:paraId="0B8BCF89" w14:textId="77777777" w:rsidR="005608C5" w:rsidRDefault="005608C5" w:rsidP="005608C5">
      <w:pPr>
        <w:ind w:left="426"/>
        <w:rPr>
          <w:rFonts w:ascii="Arial" w:eastAsia="Arial" w:hAnsi="Arial" w:cs="Arial"/>
          <w:b/>
          <w:sz w:val="24"/>
          <w:szCs w:val="24"/>
        </w:rPr>
      </w:pPr>
    </w:p>
    <w:p w14:paraId="0DA577D7" w14:textId="77777777" w:rsidR="005608C5" w:rsidRDefault="005608C5" w:rsidP="005608C5">
      <w:pPr>
        <w:ind w:left="426"/>
        <w:rPr>
          <w:rFonts w:ascii="Arial" w:eastAsia="Arial" w:hAnsi="Arial" w:cs="Arial"/>
          <w:b/>
          <w:sz w:val="24"/>
          <w:szCs w:val="24"/>
        </w:rPr>
      </w:pPr>
    </w:p>
    <w:p w14:paraId="1FF32802" w14:textId="77777777" w:rsidR="005608C5" w:rsidRDefault="005608C5" w:rsidP="005608C5">
      <w:pPr>
        <w:ind w:left="426"/>
        <w:rPr>
          <w:rFonts w:ascii="Arial" w:eastAsia="Arial" w:hAnsi="Arial" w:cs="Arial"/>
          <w:b/>
          <w:sz w:val="24"/>
          <w:szCs w:val="24"/>
        </w:rPr>
      </w:pPr>
    </w:p>
    <w:p w14:paraId="4E529158" w14:textId="77777777" w:rsidR="005608C5" w:rsidRDefault="005608C5" w:rsidP="005608C5">
      <w:pPr>
        <w:ind w:left="426"/>
        <w:rPr>
          <w:rFonts w:ascii="Arial" w:eastAsia="Arial" w:hAnsi="Arial" w:cs="Arial"/>
          <w:b/>
          <w:sz w:val="24"/>
          <w:szCs w:val="24"/>
        </w:rPr>
      </w:pPr>
    </w:p>
    <w:p w14:paraId="509EB4C9" w14:textId="77777777" w:rsidR="005608C5" w:rsidRDefault="005608C5" w:rsidP="005608C5">
      <w:pPr>
        <w:ind w:left="426"/>
        <w:rPr>
          <w:rFonts w:ascii="Arial" w:eastAsia="Arial" w:hAnsi="Arial" w:cs="Arial"/>
          <w:b/>
          <w:sz w:val="24"/>
          <w:szCs w:val="24"/>
        </w:rPr>
      </w:pPr>
    </w:p>
    <w:p w14:paraId="738A585C" w14:textId="77777777" w:rsidR="005608C5" w:rsidRDefault="005608C5" w:rsidP="005608C5">
      <w:pPr>
        <w:ind w:left="426"/>
        <w:rPr>
          <w:rFonts w:ascii="Arial" w:eastAsia="Arial" w:hAnsi="Arial" w:cs="Arial"/>
          <w:b/>
          <w:sz w:val="24"/>
          <w:szCs w:val="24"/>
        </w:rPr>
      </w:pPr>
    </w:p>
    <w:p w14:paraId="1D6CBD5B" w14:textId="77777777" w:rsidR="005608C5" w:rsidRDefault="005608C5" w:rsidP="005608C5">
      <w:pPr>
        <w:ind w:left="426"/>
        <w:rPr>
          <w:rFonts w:ascii="Arial" w:eastAsia="Arial" w:hAnsi="Arial" w:cs="Arial"/>
          <w:b/>
          <w:sz w:val="24"/>
          <w:szCs w:val="24"/>
        </w:rPr>
      </w:pPr>
    </w:p>
    <w:p w14:paraId="6FA91051" w14:textId="77777777" w:rsidR="005608C5" w:rsidRDefault="005608C5" w:rsidP="005608C5">
      <w:pPr>
        <w:ind w:left="426"/>
        <w:rPr>
          <w:rFonts w:ascii="Arial" w:eastAsia="Arial" w:hAnsi="Arial" w:cs="Arial"/>
          <w:b/>
          <w:sz w:val="24"/>
          <w:szCs w:val="24"/>
        </w:rPr>
      </w:pPr>
    </w:p>
    <w:p w14:paraId="43E3DF79" w14:textId="77777777" w:rsidR="005608C5" w:rsidRDefault="005608C5" w:rsidP="005608C5">
      <w:pPr>
        <w:ind w:left="426"/>
        <w:rPr>
          <w:rFonts w:ascii="Arial" w:eastAsia="Arial" w:hAnsi="Arial" w:cs="Arial"/>
          <w:b/>
          <w:sz w:val="24"/>
          <w:szCs w:val="24"/>
        </w:rPr>
      </w:pPr>
    </w:p>
    <w:p w14:paraId="1800FC1A" w14:textId="77777777" w:rsidR="005608C5" w:rsidRDefault="005608C5" w:rsidP="005608C5">
      <w:pPr>
        <w:ind w:left="426"/>
        <w:rPr>
          <w:rFonts w:ascii="Arial" w:eastAsia="Arial" w:hAnsi="Arial" w:cs="Arial"/>
          <w:b/>
          <w:sz w:val="24"/>
          <w:szCs w:val="24"/>
        </w:rPr>
      </w:pPr>
    </w:p>
    <w:p w14:paraId="78D42E6F" w14:textId="77777777" w:rsidR="005608C5" w:rsidRDefault="005608C5" w:rsidP="005608C5">
      <w:pPr>
        <w:ind w:left="426"/>
        <w:rPr>
          <w:rFonts w:ascii="Arial" w:eastAsia="Arial" w:hAnsi="Arial" w:cs="Arial"/>
          <w:b/>
          <w:sz w:val="24"/>
          <w:szCs w:val="24"/>
        </w:rPr>
      </w:pPr>
    </w:p>
    <w:p w14:paraId="7F0652FA" w14:textId="77777777" w:rsidR="005608C5" w:rsidRDefault="005608C5" w:rsidP="005608C5">
      <w:pPr>
        <w:ind w:left="426"/>
        <w:rPr>
          <w:rFonts w:ascii="Arial" w:eastAsia="Arial" w:hAnsi="Arial" w:cs="Arial"/>
          <w:b/>
          <w:sz w:val="24"/>
          <w:szCs w:val="24"/>
        </w:rPr>
      </w:pPr>
    </w:p>
    <w:p w14:paraId="30AA4E5C" w14:textId="77777777" w:rsidR="005608C5" w:rsidRDefault="005608C5" w:rsidP="005608C5">
      <w:pPr>
        <w:ind w:left="426"/>
        <w:rPr>
          <w:rFonts w:ascii="Arial" w:eastAsia="Arial" w:hAnsi="Arial" w:cs="Arial"/>
          <w:b/>
          <w:sz w:val="24"/>
          <w:szCs w:val="24"/>
        </w:rPr>
      </w:pPr>
    </w:p>
    <w:p w14:paraId="108CFDE9" w14:textId="77777777" w:rsidR="005608C5" w:rsidRDefault="005608C5" w:rsidP="005608C5">
      <w:pPr>
        <w:ind w:left="426"/>
        <w:rPr>
          <w:rFonts w:ascii="Arial" w:eastAsia="Arial" w:hAnsi="Arial" w:cs="Arial"/>
          <w:b/>
          <w:sz w:val="24"/>
          <w:szCs w:val="24"/>
        </w:rPr>
      </w:pPr>
    </w:p>
    <w:p w14:paraId="0BF588FF" w14:textId="77777777" w:rsidR="005608C5" w:rsidRDefault="005608C5" w:rsidP="005608C5">
      <w:pPr>
        <w:ind w:left="426"/>
        <w:rPr>
          <w:rFonts w:ascii="Arial" w:eastAsia="Arial" w:hAnsi="Arial" w:cs="Arial"/>
          <w:b/>
          <w:sz w:val="24"/>
          <w:szCs w:val="24"/>
        </w:rPr>
      </w:pPr>
    </w:p>
    <w:p w14:paraId="65955EB3" w14:textId="77777777" w:rsidR="005608C5" w:rsidRDefault="005608C5" w:rsidP="005608C5">
      <w:pPr>
        <w:ind w:left="426"/>
        <w:rPr>
          <w:rFonts w:ascii="Arial" w:eastAsia="Arial" w:hAnsi="Arial" w:cs="Arial"/>
          <w:b/>
          <w:sz w:val="24"/>
          <w:szCs w:val="24"/>
        </w:rPr>
      </w:pPr>
    </w:p>
    <w:p w14:paraId="2E5EDE7B" w14:textId="77777777" w:rsidR="005608C5" w:rsidRDefault="005608C5" w:rsidP="005608C5">
      <w:pPr>
        <w:ind w:left="426"/>
        <w:rPr>
          <w:rFonts w:ascii="Arial" w:eastAsia="Arial" w:hAnsi="Arial" w:cs="Arial"/>
          <w:b/>
          <w:sz w:val="24"/>
          <w:szCs w:val="24"/>
        </w:rPr>
      </w:pPr>
    </w:p>
    <w:p w14:paraId="0889EC47" w14:textId="038F7E4B" w:rsidR="005608C5" w:rsidRDefault="005608C5" w:rsidP="005608C5">
      <w:pPr>
        <w:ind w:left="426"/>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658240" behindDoc="0" locked="0" layoutInCell="1" allowOverlap="1" wp14:anchorId="1886ADD2" wp14:editId="4A2271C0">
                <wp:simplePos x="0" y="0"/>
                <wp:positionH relativeFrom="column">
                  <wp:posOffset>148590</wp:posOffset>
                </wp:positionH>
                <wp:positionV relativeFrom="paragraph">
                  <wp:posOffset>257175</wp:posOffset>
                </wp:positionV>
                <wp:extent cx="1209675" cy="619125"/>
                <wp:effectExtent l="0" t="0" r="9525" b="9525"/>
                <wp:wrapNone/>
                <wp:docPr id="17" name="Retângulo 17"/>
                <wp:cNvGraphicFramePr/>
                <a:graphic xmlns:a="http://schemas.openxmlformats.org/drawingml/2006/main">
                  <a:graphicData uri="http://schemas.microsoft.com/office/word/2010/wordprocessingShape">
                    <wps:wsp>
                      <wps:cNvSpPr/>
                      <wps:spPr>
                        <a:xfrm>
                          <a:off x="0" y="0"/>
                          <a:ext cx="1209675" cy="619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C37BB" id="Retângulo 17" o:spid="_x0000_s1026" style="position:absolute;margin-left:11.7pt;margin-top:20.25pt;width:95.25pt;height:4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" fillcolor="white [3201]" stroked="f" strokeweight="1pt"/>
            </w:pict>
          </mc:Fallback>
        </mc:AlternateContent>
      </w:r>
    </w:p>
    <w:p w14:paraId="2E3A203C" w14:textId="77777777" w:rsidR="005608C5" w:rsidRDefault="005608C5" w:rsidP="005608C5">
      <w:pPr>
        <w:ind w:left="426"/>
        <w:rPr>
          <w:rFonts w:ascii="Arial" w:eastAsia="Arial" w:hAnsi="Arial" w:cs="Arial"/>
          <w:b/>
          <w:sz w:val="24"/>
          <w:szCs w:val="24"/>
        </w:rPr>
      </w:pPr>
    </w:p>
    <w:p w14:paraId="06F3595E" w14:textId="77777777" w:rsidR="005608C5" w:rsidRDefault="005608C5" w:rsidP="005608C5">
      <w:pPr>
        <w:ind w:left="426"/>
        <w:rPr>
          <w:rFonts w:ascii="Arial" w:eastAsia="Arial" w:hAnsi="Arial" w:cs="Arial"/>
          <w:b/>
          <w:sz w:val="24"/>
          <w:szCs w:val="24"/>
        </w:rPr>
      </w:pPr>
    </w:p>
    <w:p w14:paraId="561F1E50" w14:textId="32ECB1B4" w:rsidR="008F738E" w:rsidRPr="007B5338" w:rsidRDefault="005608C5">
      <w:pPr>
        <w:rPr>
          <w:rFonts w:ascii="Arial" w:hAnsi="Arial" w:cs="Arial"/>
          <w:sz w:val="20"/>
          <w:szCs w:val="20"/>
          <w:rPrChange w:id="961" w:author="Bruno dos Santos Rodrigues" w:date="2016-12-03T21:19:00Z">
            <w:rPr/>
          </w:rPrChange>
        </w:rPr>
      </w:pPr>
      <w:r w:rsidRPr="007B5338">
        <w:rPr>
          <w:rFonts w:ascii="Arial" w:hAnsi="Arial" w:cs="Arial"/>
          <w:noProof/>
          <w:sz w:val="20"/>
          <w:szCs w:val="20"/>
          <w:rPrChange w:id="962" w:author="Bruno dos Santos Rodrigues" w:date="2016-12-03T21:19:00Z">
            <w:rPr>
              <w:noProof/>
            </w:rPr>
          </w:rPrChange>
        </w:rPr>
        <mc:AlternateContent>
          <mc:Choice Requires="wps">
            <w:drawing>
              <wp:anchor distT="0" distB="0" distL="114300" distR="114300" simplePos="0" relativeHeight="251658241" behindDoc="0" locked="0" layoutInCell="1" allowOverlap="1" wp14:anchorId="2C2DD0F7" wp14:editId="2B608474">
                <wp:simplePos x="0" y="0"/>
                <wp:positionH relativeFrom="column">
                  <wp:posOffset>148590</wp:posOffset>
                </wp:positionH>
                <wp:positionV relativeFrom="paragraph">
                  <wp:posOffset>61595</wp:posOffset>
                </wp:positionV>
                <wp:extent cx="2171700" cy="635"/>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21285303" w14:textId="6B2730BC" w:rsidR="0070066D" w:rsidRPr="005608C5" w:rsidRDefault="0070066D" w:rsidP="005608C5">
                            <w:pPr>
                              <w:pStyle w:val="Legenda"/>
                              <w:rPr>
                                <w:rFonts w:ascii="Arial" w:eastAsia="Arial" w:hAnsi="Arial" w:cs="Arial"/>
                                <w:b/>
                                <w:noProof/>
                                <w:color w:val="auto"/>
                                <w:sz w:val="20"/>
                                <w:szCs w:val="20"/>
                              </w:rPr>
                            </w:pPr>
                            <w:bookmarkStart w:id="963" w:name="_Toc468623229"/>
                            <w:r w:rsidRPr="005608C5">
                              <w:rPr>
                                <w:rFonts w:ascii="Arial" w:hAnsi="Arial" w:cs="Arial"/>
                                <w:color w:val="auto"/>
                                <w:sz w:val="20"/>
                                <w:szCs w:val="20"/>
                              </w:rPr>
                              <w:t xml:space="preserve">Figura </w:t>
                            </w:r>
                            <w:r w:rsidRPr="005608C5">
                              <w:rPr>
                                <w:rFonts w:ascii="Arial" w:hAnsi="Arial" w:cs="Arial"/>
                                <w:color w:val="auto"/>
                                <w:sz w:val="20"/>
                                <w:szCs w:val="20"/>
                              </w:rPr>
                              <w:fldChar w:fldCharType="begin"/>
                            </w:r>
                            <w:r w:rsidRPr="005608C5">
                              <w:rPr>
                                <w:rFonts w:ascii="Arial" w:hAnsi="Arial" w:cs="Arial"/>
                                <w:color w:val="auto"/>
                                <w:sz w:val="20"/>
                                <w:szCs w:val="20"/>
                              </w:rPr>
                              <w:instrText xml:space="preserve"> SEQ Figura \* ARABIC </w:instrText>
                            </w:r>
                            <w:r w:rsidRPr="005608C5">
                              <w:rPr>
                                <w:rFonts w:ascii="Arial" w:hAnsi="Arial" w:cs="Arial"/>
                                <w:color w:val="auto"/>
                                <w:sz w:val="20"/>
                                <w:szCs w:val="20"/>
                              </w:rPr>
                              <w:fldChar w:fldCharType="separate"/>
                            </w:r>
                            <w:r>
                              <w:rPr>
                                <w:rFonts w:ascii="Arial" w:hAnsi="Arial" w:cs="Arial"/>
                                <w:noProof/>
                                <w:color w:val="auto"/>
                                <w:sz w:val="20"/>
                                <w:szCs w:val="20"/>
                              </w:rPr>
                              <w:t>4</w:t>
                            </w:r>
                            <w:r w:rsidRPr="005608C5">
                              <w:rPr>
                                <w:rFonts w:ascii="Arial" w:hAnsi="Arial" w:cs="Arial"/>
                                <w:color w:val="auto"/>
                                <w:sz w:val="20"/>
                                <w:szCs w:val="20"/>
                              </w:rPr>
                              <w:fldChar w:fldCharType="end"/>
                            </w:r>
                            <w:r w:rsidRPr="005608C5">
                              <w:rPr>
                                <w:rFonts w:ascii="Arial" w:hAnsi="Arial" w:cs="Arial"/>
                                <w:color w:val="auto"/>
                                <w:sz w:val="20"/>
                                <w:szCs w:val="20"/>
                              </w:rPr>
                              <w:t>- Diagrama de Classe</w:t>
                            </w:r>
                            <w:bookmarkEnd w:id="9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2DD0F7" id="_x0000_t202" coordsize="21600,21600" o:spt="202" path="m,l,21600r21600,l21600,xe">
                <v:stroke joinstyle="miter"/>
                <v:path gradientshapeok="t" o:connecttype="rect"/>
              </v:shapetype>
              <v:shape id="Caixa de Texto 18" o:spid="_x0000_s1026" type="#_x0000_t202" style="position:absolute;margin-left:11.7pt;margin-top:4.85pt;width:171pt;height:.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" stroked="f">
                <v:textbox style="mso-fit-shape-to-text:t" inset="0,0,0,0">
                  <w:txbxContent>
                    <w:p w14:paraId="21285303" w14:textId="6B2730BC" w:rsidR="0070066D" w:rsidRPr="005608C5" w:rsidRDefault="0070066D" w:rsidP="005608C5">
                      <w:pPr>
                        <w:pStyle w:val="Legenda"/>
                        <w:rPr>
                          <w:rFonts w:ascii="Arial" w:eastAsia="Arial" w:hAnsi="Arial" w:cs="Arial"/>
                          <w:b/>
                          <w:noProof/>
                          <w:color w:val="auto"/>
                          <w:sz w:val="20"/>
                          <w:szCs w:val="20"/>
                        </w:rPr>
                      </w:pPr>
                      <w:bookmarkStart w:id="964" w:name="_Toc468623229"/>
                      <w:r w:rsidRPr="005608C5">
                        <w:rPr>
                          <w:rFonts w:ascii="Arial" w:hAnsi="Arial" w:cs="Arial"/>
                          <w:color w:val="auto"/>
                          <w:sz w:val="20"/>
                          <w:szCs w:val="20"/>
                        </w:rPr>
                        <w:t xml:space="preserve">Figura </w:t>
                      </w:r>
                      <w:r w:rsidRPr="005608C5">
                        <w:rPr>
                          <w:rFonts w:ascii="Arial" w:hAnsi="Arial" w:cs="Arial"/>
                          <w:color w:val="auto"/>
                          <w:sz w:val="20"/>
                          <w:szCs w:val="20"/>
                        </w:rPr>
                        <w:fldChar w:fldCharType="begin"/>
                      </w:r>
                      <w:r w:rsidRPr="005608C5">
                        <w:rPr>
                          <w:rFonts w:ascii="Arial" w:hAnsi="Arial" w:cs="Arial"/>
                          <w:color w:val="auto"/>
                          <w:sz w:val="20"/>
                          <w:szCs w:val="20"/>
                        </w:rPr>
                        <w:instrText xml:space="preserve"> SEQ Figura \* ARABIC </w:instrText>
                      </w:r>
                      <w:r w:rsidRPr="005608C5">
                        <w:rPr>
                          <w:rFonts w:ascii="Arial" w:hAnsi="Arial" w:cs="Arial"/>
                          <w:color w:val="auto"/>
                          <w:sz w:val="20"/>
                          <w:szCs w:val="20"/>
                        </w:rPr>
                        <w:fldChar w:fldCharType="separate"/>
                      </w:r>
                      <w:r>
                        <w:rPr>
                          <w:rFonts w:ascii="Arial" w:hAnsi="Arial" w:cs="Arial"/>
                          <w:noProof/>
                          <w:color w:val="auto"/>
                          <w:sz w:val="20"/>
                          <w:szCs w:val="20"/>
                        </w:rPr>
                        <w:t>4</w:t>
                      </w:r>
                      <w:r w:rsidRPr="005608C5">
                        <w:rPr>
                          <w:rFonts w:ascii="Arial" w:hAnsi="Arial" w:cs="Arial"/>
                          <w:color w:val="auto"/>
                          <w:sz w:val="20"/>
                          <w:szCs w:val="20"/>
                        </w:rPr>
                        <w:fldChar w:fldCharType="end"/>
                      </w:r>
                      <w:r w:rsidRPr="005608C5">
                        <w:rPr>
                          <w:rFonts w:ascii="Arial" w:hAnsi="Arial" w:cs="Arial"/>
                          <w:color w:val="auto"/>
                          <w:sz w:val="20"/>
                          <w:szCs w:val="20"/>
                        </w:rPr>
                        <w:t>- Diagrama de Classe</w:t>
                      </w:r>
                      <w:bookmarkEnd w:id="964"/>
                    </w:p>
                  </w:txbxContent>
                </v:textbox>
              </v:shape>
            </w:pict>
          </mc:Fallback>
        </mc:AlternateContent>
      </w:r>
    </w:p>
    <w:p w14:paraId="3B9984DE" w14:textId="6873EFBE" w:rsidR="008F738E" w:rsidRDefault="008F738E"/>
    <w:p w14:paraId="42C13CCA" w14:textId="77777777" w:rsidR="008F738E" w:rsidRDefault="008F738E"/>
    <w:p w14:paraId="47D9E6A6" w14:textId="5B2584FE" w:rsidR="00DD6A51" w:rsidRPr="00A31D4E" w:rsidRDefault="00CC3E07" w:rsidP="00CC3E07">
      <w:pPr>
        <w:pStyle w:val="PargrafodaLista"/>
        <w:ind w:left="0"/>
        <w:outlineLvl w:val="2"/>
        <w:rPr>
          <w:rFonts w:ascii="Arial" w:eastAsia="Arial" w:hAnsi="Arial" w:cs="Arial"/>
          <w:b/>
        </w:rPr>
        <w:pPrChange w:id="965" w:author="Bruno dos Santos Rodrigues" w:date="2016-12-04T13:55:00Z">
          <w:pPr>
            <w:pStyle w:val="PargrafodaLista"/>
            <w:numPr>
              <w:numId w:val="6"/>
            </w:numPr>
            <w:ind w:left="-1080" w:firstLine="1080"/>
            <w:outlineLvl w:val="2"/>
          </w:pPr>
        </w:pPrChange>
      </w:pPr>
      <w:bookmarkStart w:id="966" w:name="_49x2ik5" w:colFirst="0" w:colLast="0"/>
      <w:bookmarkStart w:id="967" w:name="_Toc468623270"/>
      <w:bookmarkEnd w:id="966"/>
      <w:ins w:id="968" w:author="Bruno dos Santos Rodrigues" w:date="2016-12-04T13:54:00Z">
        <w:r>
          <w:rPr>
            <w:rFonts w:ascii="Arial" w:eastAsia="Arial" w:hAnsi="Arial" w:cs="Arial"/>
            <w:b/>
          </w:rPr>
          <w:lastRenderedPageBreak/>
          <w:t>3.1.6</w:t>
        </w:r>
        <w:r>
          <w:rPr>
            <w:rFonts w:ascii="Arial" w:eastAsia="Arial" w:hAnsi="Arial" w:cs="Arial"/>
            <w:b/>
          </w:rPr>
          <w:tab/>
        </w:r>
      </w:ins>
      <w:r w:rsidR="00F372CC" w:rsidRPr="00D467A2">
        <w:rPr>
          <w:rFonts w:ascii="Arial" w:eastAsia="Arial" w:hAnsi="Arial" w:cs="Arial"/>
          <w:b/>
        </w:rPr>
        <w:t>Implementação</w:t>
      </w:r>
      <w:bookmarkEnd w:id="967"/>
    </w:p>
    <w:p w14:paraId="0D7238DD" w14:textId="1AF22675" w:rsidR="00DD6A51" w:rsidRDefault="00F372CC">
      <w:pPr>
        <w:spacing w:before="120" w:after="0" w:line="360" w:lineRule="auto"/>
        <w:ind w:firstLine="709"/>
        <w:jc w:val="both"/>
      </w:pPr>
      <w:r>
        <w:rPr>
          <w:rFonts w:ascii="Arial" w:eastAsia="Arial" w:hAnsi="Arial" w:cs="Arial"/>
          <w:sz w:val="24"/>
          <w:szCs w:val="24"/>
        </w:rPr>
        <w:t xml:space="preserve">Na implementação do sistema foi escolhida a linguagem C++ com a framework Qt, inicialmente por questões práticas, a equipe tem mais experiência com o C/C++ e o Qt é </w:t>
      </w:r>
      <w:r w:rsidR="00D645AC">
        <w:rPr>
          <w:rFonts w:ascii="Arial" w:eastAsia="Arial" w:hAnsi="Arial" w:cs="Arial"/>
          <w:sz w:val="24"/>
          <w:szCs w:val="24"/>
        </w:rPr>
        <w:t>um framework</w:t>
      </w:r>
      <w:r>
        <w:rPr>
          <w:rFonts w:ascii="Arial" w:eastAsia="Arial" w:hAnsi="Arial" w:cs="Arial"/>
          <w:sz w:val="24"/>
          <w:szCs w:val="24"/>
        </w:rPr>
        <w:t xml:space="preserve"> que veio para facilitar a portabilidade do sistema para vários sistemas operacionais, como visto anteriormente.</w:t>
      </w:r>
    </w:p>
    <w:p w14:paraId="71FC1F7E" w14:textId="77777777" w:rsidR="00DD6A51" w:rsidRDefault="00F372CC">
      <w:pPr>
        <w:spacing w:before="120" w:after="0" w:line="360" w:lineRule="auto"/>
        <w:ind w:firstLine="709"/>
        <w:jc w:val="both"/>
      </w:pPr>
      <w:r>
        <w:rPr>
          <w:rFonts w:ascii="Arial" w:eastAsia="Arial" w:hAnsi="Arial" w:cs="Arial"/>
          <w:sz w:val="24"/>
          <w:szCs w:val="24"/>
        </w:rPr>
        <w:t>Durante o desenvolvimento outras vantagens apareceram, como o baixo consumo de memória, vasta documentação online tanto do Qt quando do C/C++ e o fato do Qt ter reimplementado algumas funções da linguagem C/C++ exatamente para facilitar sua integração com a parte visual feita em Qt.</w:t>
      </w:r>
    </w:p>
    <w:p w14:paraId="7051213A" w14:textId="50D9EDB6" w:rsidR="00DD6A51" w:rsidRDefault="00F372CC">
      <w:pPr>
        <w:spacing w:before="120" w:after="0" w:line="360" w:lineRule="auto"/>
        <w:ind w:firstLine="709"/>
        <w:jc w:val="both"/>
      </w:pPr>
      <w:r>
        <w:rPr>
          <w:rFonts w:ascii="Arial" w:eastAsia="Arial" w:hAnsi="Arial" w:cs="Arial"/>
          <w:sz w:val="24"/>
          <w:szCs w:val="24"/>
        </w:rPr>
        <w:t>O banco de dados PostgreSQL, escolhido para o sistema se mostrou inicialmente uma decisão que poderia ter complicado o trabalho, apesar de ser um SGBD</w:t>
      </w:r>
      <w:ins w:id="969" w:author="Bruno dos Santos Rodrigues" w:date="2016-12-04T12:52:00Z">
        <w:r w:rsidR="000F0B9D">
          <w:rPr>
            <w:rFonts w:ascii="Arial" w:eastAsia="Arial" w:hAnsi="Arial" w:cs="Arial"/>
            <w:sz w:val="24"/>
            <w:szCs w:val="24"/>
            <w:vertAlign w:val="superscript"/>
          </w:rPr>
          <w:t>8</w:t>
        </w:r>
      </w:ins>
      <w:del w:id="970" w:author="Bruno dos Santos Rodrigues" w:date="2016-12-04T12:54:00Z">
        <w:r w:rsidDel="000F0B9D">
          <w:rPr>
            <w:rFonts w:ascii="Arial" w:eastAsia="Arial" w:hAnsi="Arial" w:cs="Arial"/>
            <w:sz w:val="24"/>
            <w:szCs w:val="24"/>
            <w:vertAlign w:val="superscript"/>
          </w:rPr>
          <w:footnoteReference w:id="13"/>
        </w:r>
      </w:del>
      <w:r>
        <w:rPr>
          <w:rFonts w:ascii="Arial" w:eastAsia="Arial" w:hAnsi="Arial" w:cs="Arial"/>
          <w:sz w:val="24"/>
          <w:szCs w:val="24"/>
        </w:rPr>
        <w:t xml:space="preserve"> (Sistema Gerenciador de Banco de Dados) muito robusto e eficiente, ter uma licença livre de custos muito interessante para os futuros clientes do sistema, algumas desvantagens surgiram.</w:t>
      </w:r>
    </w:p>
    <w:p w14:paraId="7374A308" w14:textId="77777777" w:rsidR="00DD6A51" w:rsidRDefault="00F372CC">
      <w:pPr>
        <w:spacing w:before="120" w:after="0" w:line="360" w:lineRule="auto"/>
        <w:ind w:firstLine="709"/>
        <w:jc w:val="both"/>
      </w:pPr>
      <w:r>
        <w:rPr>
          <w:rFonts w:ascii="Arial" w:eastAsia="Arial" w:hAnsi="Arial" w:cs="Arial"/>
          <w:sz w:val="24"/>
          <w:szCs w:val="24"/>
        </w:rPr>
        <w:t>A principal delas é que o driver de conexão do Qt para esse banco necessita ser compilado pois o que acompanha a framework mostra algumas limitações.</w:t>
      </w:r>
    </w:p>
    <w:p w14:paraId="5C9F5893" w14:textId="77777777" w:rsidR="00DD6A51" w:rsidRDefault="00F372CC">
      <w:pPr>
        <w:spacing w:before="120" w:after="0" w:line="360" w:lineRule="auto"/>
        <w:ind w:firstLine="709"/>
        <w:jc w:val="both"/>
      </w:pPr>
      <w:r>
        <w:rPr>
          <w:rFonts w:ascii="Arial" w:eastAsia="Arial" w:hAnsi="Arial" w:cs="Arial"/>
          <w:sz w:val="24"/>
          <w:szCs w:val="24"/>
        </w:rPr>
        <w:t xml:space="preserve">O processo de compilação desse driver não é tão trivial quanto parece, muitos arquivos devem ser colocados na mesma pasta, é necessário a instalação do PostgreSQL na máquina de desenvolvimento e usando o MinGW (série de ferramentas de desenvolvimento opensource) é feita a compilação utilizando alguns arquivos do banco de dados e outros do </w:t>
      </w:r>
      <w:r>
        <w:rPr>
          <w:rFonts w:ascii="Arial" w:eastAsia="Arial" w:hAnsi="Arial" w:cs="Arial"/>
          <w:i/>
          <w:sz w:val="24"/>
          <w:szCs w:val="24"/>
        </w:rPr>
        <w:t>framework</w:t>
      </w:r>
      <w:r>
        <w:rPr>
          <w:rFonts w:ascii="Arial" w:eastAsia="Arial" w:hAnsi="Arial" w:cs="Arial"/>
          <w:sz w:val="24"/>
          <w:szCs w:val="24"/>
        </w:rPr>
        <w:t xml:space="preserve"> Qt.</w:t>
      </w:r>
    </w:p>
    <w:p w14:paraId="6815E42E" w14:textId="1CECE1B5" w:rsidR="00DD6A51" w:rsidRDefault="00F372CC">
      <w:pPr>
        <w:spacing w:before="120" w:after="0" w:line="360" w:lineRule="auto"/>
        <w:ind w:firstLine="709"/>
        <w:jc w:val="both"/>
      </w:pPr>
      <w:r>
        <w:rPr>
          <w:rFonts w:ascii="Arial" w:eastAsia="Arial" w:hAnsi="Arial" w:cs="Arial"/>
          <w:sz w:val="24"/>
          <w:szCs w:val="24"/>
        </w:rPr>
        <w:t xml:space="preserve">Superado esse desafio o desenvolvimento fluiu muito mais rápido, com a utilização do Qt as </w:t>
      </w:r>
      <w:del w:id="973" w:author="Bruno dos Santos Rodrigues" w:date="2016-12-04T10:24:00Z">
        <w:r w:rsidDel="0064702A">
          <w:rPr>
            <w:rFonts w:ascii="Arial" w:eastAsia="Arial" w:hAnsi="Arial" w:cs="Arial"/>
            <w:sz w:val="24"/>
            <w:szCs w:val="24"/>
          </w:rPr>
          <w:delText>tela</w:delText>
        </w:r>
      </w:del>
      <w:ins w:id="974" w:author="Bruno dos Santos Rodrigues" w:date="2016-12-04T10:24:00Z">
        <w:r w:rsidR="0064702A">
          <w:rPr>
            <w:rFonts w:ascii="Arial" w:eastAsia="Arial" w:hAnsi="Arial" w:cs="Arial"/>
            <w:sz w:val="24"/>
            <w:szCs w:val="24"/>
          </w:rPr>
          <w:t>janela</w:t>
        </w:r>
      </w:ins>
      <w:r>
        <w:rPr>
          <w:rFonts w:ascii="Arial" w:eastAsia="Arial" w:hAnsi="Arial" w:cs="Arial"/>
          <w:sz w:val="24"/>
          <w:szCs w:val="24"/>
        </w:rPr>
        <w:t>s foram desenvolvidas de forma muito rápida e prática, porém, problemas foram surgindo conforme novas camadas de janelas foram sendo adicionadas.</w:t>
      </w:r>
    </w:p>
    <w:p w14:paraId="2ADF9E51" w14:textId="77777777" w:rsidR="00DD6A51" w:rsidRDefault="00F372CC">
      <w:pPr>
        <w:spacing w:before="120" w:after="0" w:line="360" w:lineRule="auto"/>
        <w:ind w:firstLine="709"/>
        <w:jc w:val="both"/>
      </w:pPr>
      <w:r>
        <w:rPr>
          <w:rFonts w:ascii="Arial" w:eastAsia="Arial" w:hAnsi="Arial" w:cs="Arial"/>
          <w:sz w:val="24"/>
          <w:szCs w:val="24"/>
        </w:rPr>
        <w:t xml:space="preserve">O código se torna muito complexo quando você tem uma janela inicial e três ou mais níveis de janelas após alguns cliques de botão, várias linhas </w:t>
      </w:r>
      <w:r>
        <w:rPr>
          <w:rFonts w:ascii="Arial" w:eastAsia="Arial" w:hAnsi="Arial" w:cs="Arial"/>
          <w:sz w:val="24"/>
          <w:szCs w:val="24"/>
        </w:rPr>
        <w:lastRenderedPageBreak/>
        <w:t>complicadas foram surgindo o que provocou uma mudança no design da aplicação no meio do desenvolvimento.</w:t>
      </w:r>
    </w:p>
    <w:p w14:paraId="5FC94897" w14:textId="77777777" w:rsidR="00DD6A51" w:rsidRDefault="00F372CC">
      <w:pPr>
        <w:spacing w:before="120" w:after="0" w:line="360" w:lineRule="auto"/>
        <w:ind w:firstLine="709"/>
        <w:jc w:val="both"/>
      </w:pPr>
      <w:r>
        <w:rPr>
          <w:rFonts w:ascii="Arial" w:eastAsia="Arial" w:hAnsi="Arial" w:cs="Arial"/>
          <w:sz w:val="24"/>
          <w:szCs w:val="24"/>
        </w:rPr>
        <w:t>Mais menus e menos camadas, além de simplificar o uso do sistema vai facilitar muito a manutenção do mesmo, já que é muito mais fácil e prático acrescentar um menu com uma janela, do que uma série de janelas que começam de um botão em uma janela que vem de outra janela.</w:t>
      </w:r>
    </w:p>
    <w:p w14:paraId="47F2A76A" w14:textId="77777777" w:rsidR="00DD6A51" w:rsidRPr="00E32BB1" w:rsidRDefault="00F372CC">
      <w:pPr>
        <w:spacing w:before="120" w:after="0" w:line="360" w:lineRule="auto"/>
        <w:ind w:firstLine="709"/>
        <w:jc w:val="both"/>
        <w:rPr>
          <w:rFonts w:ascii="Arial" w:eastAsia="Arial" w:hAnsi="Arial" w:cs="Arial"/>
          <w:sz w:val="24"/>
          <w:szCs w:val="24"/>
          <w:rPrChange w:id="975" w:author="Bruno dos Santos Rodrigues" w:date="2016-12-04T10:35:00Z">
            <w:rPr/>
          </w:rPrChange>
        </w:rPr>
      </w:pPr>
      <w:r>
        <w:rPr>
          <w:rFonts w:ascii="Arial" w:eastAsia="Arial" w:hAnsi="Arial" w:cs="Arial"/>
          <w:sz w:val="24"/>
          <w:szCs w:val="24"/>
        </w:rPr>
        <w:t>Após todas as janelas redesenhadas no novo padrão era necessário dar funcionalidade a essas janelas, fazendo o acesso ao banco de dados, extraindo informações de lá, incluído e atualizando o banco de dados de problemas.</w:t>
      </w:r>
    </w:p>
    <w:p w14:paraId="430D7030" w14:textId="77777777" w:rsidR="00DD6A51" w:rsidRPr="00E32BB1" w:rsidRDefault="00F372CC">
      <w:pPr>
        <w:spacing w:before="120" w:after="0" w:line="360" w:lineRule="auto"/>
        <w:ind w:firstLine="709"/>
        <w:jc w:val="both"/>
        <w:rPr>
          <w:rFonts w:ascii="Arial" w:eastAsia="Arial" w:hAnsi="Arial" w:cs="Arial"/>
          <w:sz w:val="24"/>
          <w:szCs w:val="24"/>
          <w:rPrChange w:id="976" w:author="Bruno dos Santos Rodrigues" w:date="2016-12-04T10:35:00Z">
            <w:rPr/>
          </w:rPrChange>
        </w:rPr>
      </w:pPr>
      <w:r>
        <w:rPr>
          <w:rFonts w:ascii="Arial" w:eastAsia="Arial" w:hAnsi="Arial" w:cs="Arial"/>
          <w:sz w:val="24"/>
          <w:szCs w:val="24"/>
        </w:rPr>
        <w:t>Nesse momento surgiram algumas dúvidas com relação ao funcionamento do banco de dados escolhido, nos outros SGBDs normalmente o índice de cada tabela já é auto incremental, no PostgreSQL esse incremento deve ser especificado, dando a nós a experiência de mais uma característica interessante do SGBD escolhido, os índices podem ter incrementos de acordo com o gosto do usuário de maneira bem prática.</w:t>
      </w:r>
    </w:p>
    <w:p w14:paraId="7595C3BE" w14:textId="4F0F5D08" w:rsidR="00DD6A51" w:rsidRDefault="00F372CC">
      <w:pPr>
        <w:spacing w:before="120" w:after="0" w:line="360" w:lineRule="auto"/>
        <w:ind w:firstLine="709"/>
        <w:jc w:val="both"/>
        <w:rPr>
          <w:ins w:id="977" w:author="Bruno dos Santos Rodrigues" w:date="2016-12-04T10:05:00Z"/>
          <w:rFonts w:ascii="Arial" w:eastAsia="Arial" w:hAnsi="Arial" w:cs="Arial"/>
          <w:sz w:val="24"/>
          <w:szCs w:val="24"/>
        </w:rPr>
      </w:pPr>
      <w:r>
        <w:rPr>
          <w:rFonts w:ascii="Arial" w:eastAsia="Arial" w:hAnsi="Arial" w:cs="Arial"/>
          <w:sz w:val="24"/>
          <w:szCs w:val="24"/>
        </w:rPr>
        <w:t>Todos os cadastros e consultas começaram a se integrar e só ficaram os relatórios por último.</w:t>
      </w:r>
    </w:p>
    <w:p w14:paraId="1B70CA49" w14:textId="49A1CBD1" w:rsidR="00E211EF" w:rsidRPr="00E211EF" w:rsidRDefault="00E211EF" w:rsidP="00CC3E07">
      <w:pPr>
        <w:pStyle w:val="PargrafodaLista"/>
        <w:numPr>
          <w:ilvl w:val="2"/>
          <w:numId w:val="25"/>
        </w:numPr>
        <w:outlineLvl w:val="2"/>
        <w:rPr>
          <w:rFonts w:ascii="Arial" w:eastAsia="Arial" w:hAnsi="Arial" w:cs="Arial"/>
          <w:b/>
          <w:sz w:val="24"/>
          <w:szCs w:val="24"/>
          <w:rPrChange w:id="978" w:author="Bruno dos Santos Rodrigues" w:date="2016-12-04T10:09:00Z">
            <w:rPr/>
          </w:rPrChange>
        </w:rPr>
        <w:pPrChange w:id="979" w:author="Bruno dos Santos Rodrigues" w:date="2016-12-04T13:55:00Z">
          <w:pPr>
            <w:spacing w:before="120" w:after="0" w:line="360" w:lineRule="auto"/>
            <w:ind w:firstLine="709"/>
            <w:jc w:val="both"/>
          </w:pPr>
        </w:pPrChange>
      </w:pPr>
      <w:bookmarkStart w:id="980" w:name="_Toc468623271"/>
      <w:ins w:id="981" w:author="Bruno dos Santos Rodrigues" w:date="2016-12-04T10:05:00Z">
        <w:r w:rsidRPr="00E211EF">
          <w:rPr>
            <w:rFonts w:ascii="Arial" w:eastAsia="Arial" w:hAnsi="Arial" w:cs="Arial"/>
            <w:b/>
            <w:sz w:val="24"/>
            <w:szCs w:val="24"/>
            <w:rPrChange w:id="982" w:author="Bruno dos Santos Rodrigues" w:date="2016-12-04T10:09:00Z">
              <w:rPr/>
            </w:rPrChange>
          </w:rPr>
          <w:t>Execuç</w:t>
        </w:r>
      </w:ins>
      <w:ins w:id="983" w:author="Bruno dos Santos Rodrigues" w:date="2016-12-04T10:07:00Z">
        <w:r w:rsidRPr="00E211EF">
          <w:rPr>
            <w:rFonts w:ascii="Arial" w:eastAsia="Arial" w:hAnsi="Arial" w:cs="Arial"/>
            <w:b/>
            <w:sz w:val="24"/>
            <w:szCs w:val="24"/>
            <w:rPrChange w:id="984" w:author="Bruno dos Santos Rodrigues" w:date="2016-12-04T10:09:00Z">
              <w:rPr/>
            </w:rPrChange>
          </w:rPr>
          <w:t>ão do Sistema</w:t>
        </w:r>
      </w:ins>
      <w:bookmarkEnd w:id="980"/>
    </w:p>
    <w:p w14:paraId="0D8335DB" w14:textId="05C14298" w:rsidR="00DD6A51" w:rsidRPr="00E211EF" w:rsidDel="00E211EF" w:rsidRDefault="00E211EF">
      <w:pPr>
        <w:spacing w:before="120" w:after="0" w:line="360" w:lineRule="auto"/>
        <w:ind w:firstLine="709"/>
        <w:jc w:val="both"/>
        <w:rPr>
          <w:del w:id="985" w:author="Bruno dos Santos Rodrigues" w:date="2016-12-04T10:08:00Z"/>
          <w:rFonts w:ascii="Arial" w:eastAsia="Arial" w:hAnsi="Arial" w:cs="Arial"/>
          <w:sz w:val="24"/>
          <w:szCs w:val="24"/>
          <w:rPrChange w:id="986" w:author="Bruno dos Santos Rodrigues" w:date="2016-12-04T10:13:00Z">
            <w:rPr>
              <w:del w:id="987" w:author="Bruno dos Santos Rodrigues" w:date="2016-12-04T10:08:00Z"/>
              <w:rFonts w:ascii="Arial" w:hAnsi="Arial" w:cs="Arial"/>
              <w:sz w:val="24"/>
            </w:rPr>
          </w:rPrChange>
        </w:rPr>
      </w:pPr>
      <w:ins w:id="988" w:author="Bruno dos Santos Rodrigues" w:date="2016-12-04T10:09:00Z">
        <w:r w:rsidRPr="00E211EF">
          <w:rPr>
            <w:rFonts w:ascii="Arial" w:eastAsia="Arial" w:hAnsi="Arial" w:cs="Arial"/>
            <w:sz w:val="24"/>
            <w:szCs w:val="24"/>
            <w:rPrChange w:id="989" w:author="Bruno dos Santos Rodrigues" w:date="2016-12-04T10:13:00Z">
              <w:rPr>
                <w:rFonts w:ascii="Arial" w:hAnsi="Arial" w:cs="Arial"/>
                <w:sz w:val="24"/>
              </w:rPr>
            </w:rPrChange>
          </w:rPr>
          <w:t xml:space="preserve">Neste capítulo serão explicadas cada </w:t>
        </w:r>
      </w:ins>
      <w:ins w:id="990" w:author="Bruno dos Santos Rodrigues" w:date="2016-12-04T10:24:00Z">
        <w:r w:rsidR="0064702A">
          <w:rPr>
            <w:rFonts w:ascii="Arial" w:eastAsia="Arial" w:hAnsi="Arial" w:cs="Arial"/>
            <w:sz w:val="24"/>
            <w:szCs w:val="24"/>
          </w:rPr>
          <w:t>janela</w:t>
        </w:r>
      </w:ins>
      <w:ins w:id="991" w:author="Bruno dos Santos Rodrigues" w:date="2016-12-04T10:09:00Z">
        <w:r w:rsidRPr="00E211EF">
          <w:rPr>
            <w:rFonts w:ascii="Arial" w:eastAsia="Arial" w:hAnsi="Arial" w:cs="Arial"/>
            <w:sz w:val="24"/>
            <w:szCs w:val="24"/>
            <w:rPrChange w:id="992" w:author="Bruno dos Santos Rodrigues" w:date="2016-12-04T10:13:00Z">
              <w:rPr>
                <w:rFonts w:ascii="Arial" w:hAnsi="Arial" w:cs="Arial"/>
                <w:sz w:val="24"/>
              </w:rPr>
            </w:rPrChange>
          </w:rPr>
          <w:t xml:space="preserve"> do sistema para que possa se ter uma idéia de como o sistema funciona.</w:t>
        </w:r>
      </w:ins>
    </w:p>
    <w:p w14:paraId="77AB8A2E" w14:textId="145B11E8" w:rsidR="00ED482A" w:rsidRPr="00E211EF" w:rsidDel="00E211EF" w:rsidRDefault="00E211EF">
      <w:pPr>
        <w:spacing w:before="120" w:after="0" w:line="360" w:lineRule="auto"/>
        <w:ind w:firstLine="709"/>
        <w:jc w:val="both"/>
        <w:rPr>
          <w:del w:id="993" w:author="Bruno dos Santos Rodrigues" w:date="2016-12-04T10:05:00Z"/>
          <w:rFonts w:ascii="Arial" w:eastAsia="Arial" w:hAnsi="Arial" w:cs="Arial"/>
          <w:sz w:val="24"/>
          <w:szCs w:val="24"/>
          <w:rPrChange w:id="994" w:author="Bruno dos Santos Rodrigues" w:date="2016-12-04T10:13:00Z">
            <w:rPr>
              <w:del w:id="995" w:author="Bruno dos Santos Rodrigues" w:date="2016-12-04T10:05:00Z"/>
            </w:rPr>
          </w:rPrChange>
        </w:rPr>
        <w:pPrChange w:id="996" w:author="Bruno dos Santos Rodrigues" w:date="2016-12-04T10:10:00Z">
          <w:pPr>
            <w:numPr>
              <w:numId w:val="4"/>
            </w:numPr>
            <w:spacing w:before="120" w:after="0"/>
            <w:ind w:left="720" w:firstLine="1800"/>
          </w:pPr>
        </w:pPrChange>
      </w:pPr>
      <w:ins w:id="997" w:author="Bruno dos Santos Rodrigues" w:date="2016-12-04T10:09:00Z">
        <w:r w:rsidRPr="00E211EF">
          <w:rPr>
            <w:rFonts w:ascii="Arial" w:eastAsia="Arial" w:hAnsi="Arial" w:cs="Arial"/>
            <w:sz w:val="24"/>
            <w:szCs w:val="24"/>
            <w:rPrChange w:id="998" w:author="Bruno dos Santos Rodrigues" w:date="2016-12-04T10:13:00Z">
              <w:rPr>
                <w:rFonts w:ascii="Arial" w:hAnsi="Arial" w:cs="Arial"/>
                <w:sz w:val="24"/>
              </w:rPr>
            </w:rPrChange>
          </w:rPr>
          <w:t xml:space="preserve">A primeira janela que </w:t>
        </w:r>
      </w:ins>
      <w:ins w:id="999" w:author="Bruno dos Santos Rodrigues" w:date="2016-12-04T10:10:00Z">
        <w:r w:rsidRPr="00E211EF">
          <w:rPr>
            <w:rFonts w:ascii="Arial" w:eastAsia="Arial" w:hAnsi="Arial" w:cs="Arial"/>
            <w:sz w:val="24"/>
            <w:szCs w:val="24"/>
            <w:rPrChange w:id="1000" w:author="Bruno dos Santos Rodrigues" w:date="2016-12-04T10:13:00Z">
              <w:rPr>
                <w:rFonts w:ascii="Arial" w:hAnsi="Arial" w:cs="Arial"/>
                <w:sz w:val="24"/>
              </w:rPr>
            </w:rPrChange>
          </w:rPr>
          <w:t xml:space="preserve">o sistema exibe é a </w:t>
        </w:r>
      </w:ins>
      <w:ins w:id="1001" w:author="Bruno dos Santos Rodrigues" w:date="2016-12-04T10:23:00Z">
        <w:r w:rsidR="0064702A">
          <w:rPr>
            <w:rFonts w:ascii="Arial" w:eastAsia="Arial" w:hAnsi="Arial" w:cs="Arial"/>
            <w:sz w:val="24"/>
            <w:szCs w:val="24"/>
          </w:rPr>
          <w:t>Janela</w:t>
        </w:r>
      </w:ins>
      <w:ins w:id="1002" w:author="Bruno dos Santos Rodrigues" w:date="2016-12-04T10:10:00Z">
        <w:r w:rsidRPr="00E211EF">
          <w:rPr>
            <w:rFonts w:ascii="Arial" w:eastAsia="Arial" w:hAnsi="Arial" w:cs="Arial"/>
            <w:sz w:val="24"/>
            <w:szCs w:val="24"/>
            <w:rPrChange w:id="1003" w:author="Bruno dos Santos Rodrigues" w:date="2016-12-04T10:13:00Z">
              <w:rPr>
                <w:rFonts w:ascii="Arial" w:hAnsi="Arial" w:cs="Arial"/>
                <w:sz w:val="24"/>
              </w:rPr>
            </w:rPrChange>
          </w:rPr>
          <w:t xml:space="preserve"> de </w:t>
        </w:r>
      </w:ins>
      <w:ins w:id="1004" w:author="Bruno dos Santos Rodrigues" w:date="2016-12-04T10:21:00Z">
        <w:r w:rsidR="0064702A">
          <w:rPr>
            <w:rFonts w:ascii="Arial" w:eastAsia="Arial" w:hAnsi="Arial" w:cs="Arial"/>
            <w:sz w:val="24"/>
            <w:szCs w:val="24"/>
          </w:rPr>
          <w:t>L</w:t>
        </w:r>
      </w:ins>
      <w:ins w:id="1005" w:author="Bruno dos Santos Rodrigues" w:date="2016-12-04T10:10:00Z">
        <w:r w:rsidRPr="00E211EF">
          <w:rPr>
            <w:rFonts w:ascii="Arial" w:eastAsia="Arial" w:hAnsi="Arial" w:cs="Arial"/>
            <w:sz w:val="24"/>
            <w:szCs w:val="24"/>
            <w:rPrChange w:id="1006" w:author="Bruno dos Santos Rodrigues" w:date="2016-12-04T10:13:00Z">
              <w:rPr>
                <w:rFonts w:ascii="Arial" w:hAnsi="Arial" w:cs="Arial"/>
                <w:sz w:val="24"/>
              </w:rPr>
            </w:rPrChange>
          </w:rPr>
          <w:t xml:space="preserve">ogin, como vemos na Figura 5, essa </w:t>
        </w:r>
      </w:ins>
      <w:ins w:id="1007" w:author="Bruno dos Santos Rodrigues" w:date="2016-12-04T10:24:00Z">
        <w:r w:rsidR="0064702A">
          <w:rPr>
            <w:rFonts w:ascii="Arial" w:eastAsia="Arial" w:hAnsi="Arial" w:cs="Arial"/>
            <w:sz w:val="24"/>
            <w:szCs w:val="24"/>
          </w:rPr>
          <w:t>janela</w:t>
        </w:r>
      </w:ins>
      <w:ins w:id="1008" w:author="Bruno dos Santos Rodrigues" w:date="2016-12-04T10:10:00Z">
        <w:r w:rsidRPr="00E211EF">
          <w:rPr>
            <w:rFonts w:ascii="Arial" w:eastAsia="Arial" w:hAnsi="Arial" w:cs="Arial"/>
            <w:sz w:val="24"/>
            <w:szCs w:val="24"/>
            <w:rPrChange w:id="1009" w:author="Bruno dos Santos Rodrigues" w:date="2016-12-04T10:13:00Z">
              <w:rPr>
                <w:rFonts w:ascii="Arial" w:hAnsi="Arial" w:cs="Arial"/>
                <w:sz w:val="24"/>
              </w:rPr>
            </w:rPrChange>
          </w:rPr>
          <w:t xml:space="preserve"> é simples, não há opções de alteraçao de senha ou criação de usuário, isso só é possível quando logado como administrador e já dentro do sistema.</w:t>
        </w:r>
      </w:ins>
      <w:del w:id="1010" w:author="Bruno dos Santos Rodrigues" w:date="2016-12-04T10:05:00Z">
        <w:r w:rsidR="00ED482A" w:rsidRPr="00E211EF" w:rsidDel="00E211EF">
          <w:rPr>
            <w:rFonts w:ascii="Arial" w:eastAsia="Arial" w:hAnsi="Arial" w:cs="Arial"/>
            <w:sz w:val="24"/>
            <w:szCs w:val="24"/>
            <w:rPrChange w:id="1011" w:author="Bruno dos Santos Rodrigues" w:date="2016-12-04T10:05:00Z">
              <w:rPr/>
            </w:rPrChange>
          </w:rPr>
          <w:delText>EXECUÇÃO DO SISTEMA</w:delText>
        </w:r>
      </w:del>
    </w:p>
    <w:p w14:paraId="478D0218" w14:textId="1649D766" w:rsidR="00ED482A" w:rsidRDefault="00ED482A">
      <w:pPr>
        <w:spacing w:before="120" w:after="0" w:line="360" w:lineRule="auto"/>
        <w:ind w:firstLine="709"/>
        <w:jc w:val="both"/>
        <w:rPr>
          <w:rFonts w:ascii="Arial" w:eastAsia="Arial" w:hAnsi="Arial" w:cs="Arial"/>
          <w:sz w:val="24"/>
          <w:szCs w:val="24"/>
        </w:rPr>
        <w:pPrChange w:id="1012" w:author="Bruno dos Santos Rodrigues" w:date="2016-12-04T10:35:00Z">
          <w:pPr>
            <w:spacing w:before="120" w:after="0"/>
          </w:pPr>
        </w:pPrChange>
      </w:pPr>
    </w:p>
    <w:p w14:paraId="4A108FF8" w14:textId="77777777" w:rsidR="0070066D" w:rsidRDefault="00ED482A">
      <w:pPr>
        <w:keepNext/>
        <w:spacing w:before="120" w:after="0" w:line="360" w:lineRule="auto"/>
        <w:ind w:firstLine="709"/>
        <w:jc w:val="center"/>
        <w:rPr>
          <w:ins w:id="1013" w:author="Bruno dos Santos Rodrigues" w:date="2016-12-04T12:01:00Z"/>
        </w:rPr>
        <w:pPrChange w:id="1014" w:author="Bruno dos Santos Rodrigues" w:date="2016-12-04T12:01:00Z">
          <w:pPr>
            <w:spacing w:before="120" w:after="0" w:line="360" w:lineRule="auto"/>
            <w:ind w:firstLine="709"/>
            <w:jc w:val="both"/>
          </w:pPr>
        </w:pPrChange>
      </w:pPr>
      <w:r>
        <w:rPr>
          <w:rFonts w:ascii="Arial" w:eastAsia="Arial" w:hAnsi="Arial" w:cs="Arial"/>
          <w:noProof/>
          <w:sz w:val="24"/>
          <w:szCs w:val="24"/>
        </w:rPr>
        <w:lastRenderedPageBreak/>
        <w:drawing>
          <wp:inline distT="0" distB="0" distL="0" distR="0" wp14:anchorId="0E4410B9" wp14:editId="12071600">
            <wp:extent cx="2256031" cy="176217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2256031" cy="1762174"/>
                    </a:xfrm>
                    <a:prstGeom prst="rect">
                      <a:avLst/>
                    </a:prstGeom>
                  </pic:spPr>
                </pic:pic>
              </a:graphicData>
            </a:graphic>
          </wp:inline>
        </w:drawing>
      </w:r>
    </w:p>
    <w:p w14:paraId="443BD459" w14:textId="5EA6BC10" w:rsidR="005608C5" w:rsidRPr="00E211EF" w:rsidRDefault="0070066D">
      <w:pPr>
        <w:pStyle w:val="Legenda"/>
        <w:jc w:val="center"/>
        <w:rPr>
          <w:rFonts w:ascii="Arial" w:eastAsia="Arial" w:hAnsi="Arial" w:cs="Arial"/>
          <w:sz w:val="24"/>
          <w:szCs w:val="24"/>
          <w:rPrChange w:id="1015" w:author="Bruno dos Santos Rodrigues" w:date="2016-12-04T10:13:00Z">
            <w:rPr/>
          </w:rPrChange>
        </w:rPr>
        <w:pPrChange w:id="1016" w:author="Bruno dos Santos Rodrigues" w:date="2016-12-04T12:01:00Z">
          <w:pPr>
            <w:keepNext/>
            <w:spacing w:before="120" w:after="0"/>
            <w:jc w:val="center"/>
          </w:pPr>
        </w:pPrChange>
      </w:pPr>
      <w:bookmarkStart w:id="1017" w:name="_Toc468623230"/>
      <w:ins w:id="1018" w:author="Bruno dos Santos Rodrigues" w:date="2016-12-04T12:01:00Z">
        <w:r>
          <w:t xml:space="preserve">Figura </w:t>
        </w:r>
        <w:r>
          <w:fldChar w:fldCharType="begin"/>
        </w:r>
        <w:r>
          <w:instrText xml:space="preserve"> SEQ Figura \* ARABIC </w:instrText>
        </w:r>
      </w:ins>
      <w:r>
        <w:fldChar w:fldCharType="separate"/>
      </w:r>
      <w:ins w:id="1019" w:author="Bruno dos Santos Rodrigues" w:date="2016-12-04T12:07:00Z">
        <w:r>
          <w:rPr>
            <w:noProof/>
          </w:rPr>
          <w:t>5</w:t>
        </w:r>
      </w:ins>
      <w:ins w:id="1020" w:author="Bruno dos Santos Rodrigues" w:date="2016-12-04T12:01:00Z">
        <w:r>
          <w:fldChar w:fldCharType="end"/>
        </w:r>
        <w:r>
          <w:t xml:space="preserve"> Janela de Login</w:t>
        </w:r>
      </w:ins>
      <w:bookmarkEnd w:id="1017"/>
    </w:p>
    <w:p w14:paraId="2422B50B" w14:textId="76EDA4DB" w:rsidR="005608C5" w:rsidRPr="00E32BB1" w:rsidDel="0070066D" w:rsidRDefault="005608C5">
      <w:pPr>
        <w:spacing w:before="120" w:after="0" w:line="360" w:lineRule="auto"/>
        <w:ind w:firstLine="709"/>
        <w:jc w:val="both"/>
        <w:rPr>
          <w:del w:id="1021" w:author="Bruno dos Santos Rodrigues" w:date="2016-12-04T12:01:00Z"/>
          <w:rFonts w:ascii="Arial" w:eastAsia="Arial" w:hAnsi="Arial" w:cs="Arial"/>
          <w:sz w:val="24"/>
          <w:szCs w:val="24"/>
          <w:rPrChange w:id="1022" w:author="Bruno dos Santos Rodrigues" w:date="2016-12-04T10:35:00Z">
            <w:rPr>
              <w:del w:id="1023" w:author="Bruno dos Santos Rodrigues" w:date="2016-12-04T12:01:00Z"/>
              <w:rFonts w:ascii="Arial" w:hAnsi="Arial" w:cs="Arial"/>
              <w:color w:val="auto"/>
              <w:sz w:val="20"/>
              <w:szCs w:val="20"/>
            </w:rPr>
          </w:rPrChange>
        </w:rPr>
        <w:pPrChange w:id="1024" w:author="Bruno dos Santos Rodrigues" w:date="2016-12-04T10:35:00Z">
          <w:pPr>
            <w:pStyle w:val="Legenda"/>
            <w:jc w:val="center"/>
          </w:pPr>
        </w:pPrChange>
      </w:pPr>
      <w:del w:id="1025" w:author="Bruno dos Santos Rodrigues" w:date="2016-12-04T12:01:00Z">
        <w:r w:rsidRPr="00E32BB1" w:rsidDel="0070066D">
          <w:rPr>
            <w:rFonts w:ascii="Arial" w:eastAsia="Arial" w:hAnsi="Arial" w:cs="Arial"/>
            <w:sz w:val="24"/>
            <w:szCs w:val="24"/>
            <w:rPrChange w:id="1026" w:author="Bruno dos Santos Rodrigues" w:date="2016-12-04T10:35:00Z">
              <w:rPr>
                <w:rFonts w:ascii="Arial" w:hAnsi="Arial" w:cs="Arial"/>
                <w:i w:val="0"/>
                <w:iCs w:val="0"/>
                <w:color w:val="auto"/>
                <w:sz w:val="20"/>
                <w:szCs w:val="20"/>
              </w:rPr>
            </w:rPrChange>
          </w:rPr>
          <w:delText xml:space="preserve">Figura </w:delText>
        </w:r>
        <w:r w:rsidRPr="00E32BB1" w:rsidDel="0070066D">
          <w:rPr>
            <w:rFonts w:ascii="Arial" w:eastAsia="Arial" w:hAnsi="Arial" w:cs="Arial"/>
            <w:sz w:val="24"/>
            <w:szCs w:val="24"/>
            <w:rPrChange w:id="1027" w:author="Bruno dos Santos Rodrigues" w:date="2016-12-04T10:35:00Z">
              <w:rPr>
                <w:rFonts w:ascii="Arial" w:hAnsi="Arial" w:cs="Arial"/>
                <w:i w:val="0"/>
                <w:iCs w:val="0"/>
                <w:color w:val="auto"/>
                <w:sz w:val="20"/>
                <w:szCs w:val="20"/>
              </w:rPr>
            </w:rPrChange>
          </w:rPr>
          <w:fldChar w:fldCharType="begin"/>
        </w:r>
        <w:r w:rsidRPr="00E32BB1" w:rsidDel="0070066D">
          <w:rPr>
            <w:rFonts w:ascii="Arial" w:eastAsia="Arial" w:hAnsi="Arial" w:cs="Arial"/>
            <w:sz w:val="24"/>
            <w:szCs w:val="24"/>
            <w:rPrChange w:id="1028" w:author="Bruno dos Santos Rodrigues" w:date="2016-12-04T10:35:00Z">
              <w:rPr>
                <w:rFonts w:ascii="Arial" w:hAnsi="Arial" w:cs="Arial"/>
                <w:i w:val="0"/>
                <w:iCs w:val="0"/>
                <w:color w:val="auto"/>
                <w:sz w:val="20"/>
                <w:szCs w:val="20"/>
              </w:rPr>
            </w:rPrChange>
          </w:rPr>
          <w:delInstrText xml:space="preserve"> SEQ Figura \* ARABIC </w:delInstrText>
        </w:r>
        <w:r w:rsidRPr="00E32BB1" w:rsidDel="0070066D">
          <w:rPr>
            <w:rFonts w:ascii="Arial" w:eastAsia="Arial" w:hAnsi="Arial" w:cs="Arial"/>
            <w:sz w:val="24"/>
            <w:szCs w:val="24"/>
            <w:rPrChange w:id="1029" w:author="Bruno dos Santos Rodrigues" w:date="2016-12-04T10:35:00Z">
              <w:rPr>
                <w:rFonts w:ascii="Arial" w:hAnsi="Arial" w:cs="Arial"/>
                <w:i w:val="0"/>
                <w:iCs w:val="0"/>
                <w:color w:val="auto"/>
                <w:sz w:val="20"/>
                <w:szCs w:val="20"/>
              </w:rPr>
            </w:rPrChange>
          </w:rPr>
          <w:fldChar w:fldCharType="separate"/>
        </w:r>
      </w:del>
      <w:del w:id="1030" w:author="Bruno dos Santos Rodrigues" w:date="2016-12-04T11:10:00Z">
        <w:r w:rsidR="000E1A31" w:rsidRPr="00E32BB1" w:rsidDel="003865DA">
          <w:rPr>
            <w:rFonts w:ascii="Arial" w:eastAsia="Arial" w:hAnsi="Arial" w:cs="Arial"/>
            <w:noProof/>
            <w:sz w:val="24"/>
            <w:szCs w:val="24"/>
            <w:rPrChange w:id="1031" w:author="Bruno dos Santos Rodrigues" w:date="2016-12-04T10:35:00Z">
              <w:rPr>
                <w:rFonts w:ascii="Arial" w:hAnsi="Arial" w:cs="Arial"/>
                <w:i w:val="0"/>
                <w:iCs w:val="0"/>
                <w:noProof/>
                <w:color w:val="auto"/>
                <w:sz w:val="20"/>
                <w:szCs w:val="20"/>
              </w:rPr>
            </w:rPrChange>
          </w:rPr>
          <w:delText>5</w:delText>
        </w:r>
      </w:del>
      <w:del w:id="1032" w:author="Bruno dos Santos Rodrigues" w:date="2016-12-04T12:01:00Z">
        <w:r w:rsidRPr="00E32BB1" w:rsidDel="0070066D">
          <w:rPr>
            <w:rFonts w:ascii="Arial" w:eastAsia="Arial" w:hAnsi="Arial" w:cs="Arial"/>
            <w:sz w:val="24"/>
            <w:szCs w:val="24"/>
            <w:rPrChange w:id="1033" w:author="Bruno dos Santos Rodrigues" w:date="2016-12-04T10:35:00Z">
              <w:rPr>
                <w:rFonts w:ascii="Arial" w:hAnsi="Arial" w:cs="Arial"/>
                <w:i w:val="0"/>
                <w:iCs w:val="0"/>
                <w:color w:val="auto"/>
                <w:sz w:val="20"/>
                <w:szCs w:val="20"/>
              </w:rPr>
            </w:rPrChange>
          </w:rPr>
          <w:fldChar w:fldCharType="end"/>
        </w:r>
        <w:r w:rsidRPr="00E32BB1" w:rsidDel="0070066D">
          <w:rPr>
            <w:rFonts w:ascii="Arial" w:eastAsia="Arial" w:hAnsi="Arial" w:cs="Arial"/>
            <w:sz w:val="24"/>
            <w:szCs w:val="24"/>
            <w:rPrChange w:id="1034" w:author="Bruno dos Santos Rodrigues" w:date="2016-12-04T10:35:00Z">
              <w:rPr>
                <w:rFonts w:ascii="Arial" w:hAnsi="Arial" w:cs="Arial"/>
                <w:i w:val="0"/>
                <w:iCs w:val="0"/>
                <w:color w:val="auto"/>
                <w:sz w:val="20"/>
                <w:szCs w:val="20"/>
              </w:rPr>
            </w:rPrChange>
          </w:rPr>
          <w:delText xml:space="preserve"> - </w:delText>
        </w:r>
      </w:del>
      <w:del w:id="1035" w:author="Bruno dos Santos Rodrigues" w:date="2016-12-04T10:23:00Z">
        <w:r w:rsidRPr="00E32BB1" w:rsidDel="0064702A">
          <w:rPr>
            <w:rFonts w:ascii="Arial" w:eastAsia="Arial" w:hAnsi="Arial" w:cs="Arial"/>
            <w:sz w:val="24"/>
            <w:szCs w:val="24"/>
            <w:rPrChange w:id="1036" w:author="Bruno dos Santos Rodrigues" w:date="2016-12-04T10:35:00Z">
              <w:rPr>
                <w:rFonts w:ascii="Arial" w:hAnsi="Arial" w:cs="Arial"/>
                <w:i w:val="0"/>
                <w:iCs w:val="0"/>
                <w:color w:val="auto"/>
                <w:sz w:val="20"/>
                <w:szCs w:val="20"/>
              </w:rPr>
            </w:rPrChange>
          </w:rPr>
          <w:delText>Tela</w:delText>
        </w:r>
      </w:del>
      <w:del w:id="1037" w:author="Bruno dos Santos Rodrigues" w:date="2016-12-04T12:01:00Z">
        <w:r w:rsidRPr="00E32BB1" w:rsidDel="0070066D">
          <w:rPr>
            <w:rFonts w:ascii="Arial" w:eastAsia="Arial" w:hAnsi="Arial" w:cs="Arial"/>
            <w:sz w:val="24"/>
            <w:szCs w:val="24"/>
            <w:rPrChange w:id="1038" w:author="Bruno dos Santos Rodrigues" w:date="2016-12-04T10:35:00Z">
              <w:rPr>
                <w:rFonts w:ascii="Arial" w:hAnsi="Arial" w:cs="Arial"/>
                <w:i w:val="0"/>
                <w:iCs w:val="0"/>
                <w:color w:val="auto"/>
                <w:sz w:val="20"/>
                <w:szCs w:val="20"/>
              </w:rPr>
            </w:rPrChange>
          </w:rPr>
          <w:delText xml:space="preserve"> de </w:delText>
        </w:r>
      </w:del>
      <w:del w:id="1039" w:author="Bruno dos Santos Rodrigues" w:date="2016-12-04T10:21:00Z">
        <w:r w:rsidRPr="00E32BB1" w:rsidDel="0064702A">
          <w:rPr>
            <w:rFonts w:ascii="Arial" w:eastAsia="Arial" w:hAnsi="Arial" w:cs="Arial"/>
            <w:sz w:val="24"/>
            <w:szCs w:val="24"/>
            <w:rPrChange w:id="1040" w:author="Bruno dos Santos Rodrigues" w:date="2016-12-04T10:35:00Z">
              <w:rPr>
                <w:rFonts w:ascii="Arial" w:hAnsi="Arial" w:cs="Arial"/>
                <w:i w:val="0"/>
                <w:iCs w:val="0"/>
                <w:color w:val="auto"/>
                <w:sz w:val="20"/>
                <w:szCs w:val="20"/>
              </w:rPr>
            </w:rPrChange>
          </w:rPr>
          <w:delText xml:space="preserve">login </w:delText>
        </w:r>
      </w:del>
      <w:del w:id="1041" w:author="Bruno dos Santos Rodrigues" w:date="2016-12-04T12:01:00Z">
        <w:r w:rsidRPr="00E32BB1" w:rsidDel="0070066D">
          <w:rPr>
            <w:rFonts w:ascii="Arial" w:eastAsia="Arial" w:hAnsi="Arial" w:cs="Arial"/>
            <w:sz w:val="24"/>
            <w:szCs w:val="24"/>
            <w:rPrChange w:id="1042" w:author="Bruno dos Santos Rodrigues" w:date="2016-12-04T10:35:00Z">
              <w:rPr>
                <w:rFonts w:ascii="Arial" w:hAnsi="Arial" w:cs="Arial"/>
                <w:i w:val="0"/>
                <w:iCs w:val="0"/>
                <w:color w:val="auto"/>
                <w:sz w:val="20"/>
                <w:szCs w:val="20"/>
              </w:rPr>
            </w:rPrChange>
          </w:rPr>
          <w:delText>do Kaizen</w:delText>
        </w:r>
      </w:del>
    </w:p>
    <w:p w14:paraId="4D21649C" w14:textId="64B34E72" w:rsidR="00E211EF" w:rsidRPr="00E211EF" w:rsidRDefault="00E211EF">
      <w:pPr>
        <w:spacing w:before="120" w:after="0" w:line="360" w:lineRule="auto"/>
        <w:ind w:firstLine="709"/>
        <w:jc w:val="both"/>
        <w:rPr>
          <w:ins w:id="1043" w:author="Bruno dos Santos Rodrigues" w:date="2016-12-04T10:11:00Z"/>
          <w:rFonts w:ascii="Arial" w:eastAsia="Arial" w:hAnsi="Arial" w:cs="Arial"/>
          <w:sz w:val="24"/>
          <w:szCs w:val="24"/>
          <w:rPrChange w:id="1044" w:author="Bruno dos Santos Rodrigues" w:date="2016-12-04T10:13:00Z">
            <w:rPr>
              <w:ins w:id="1045" w:author="Bruno dos Santos Rodrigues" w:date="2016-12-04T10:11:00Z"/>
              <w:noProof/>
            </w:rPr>
          </w:rPrChange>
        </w:rPr>
        <w:pPrChange w:id="1046" w:author="Bruno dos Santos Rodrigues" w:date="2016-12-04T10:35:00Z">
          <w:pPr>
            <w:keepNext/>
            <w:spacing w:before="120" w:after="0"/>
            <w:ind w:left="720"/>
            <w:jc w:val="center"/>
          </w:pPr>
        </w:pPrChange>
      </w:pPr>
      <w:ins w:id="1047" w:author="Bruno dos Santos Rodrigues" w:date="2016-12-04T10:12:00Z">
        <w:r w:rsidRPr="00E211EF">
          <w:rPr>
            <w:rFonts w:ascii="Arial" w:eastAsia="Arial" w:hAnsi="Arial" w:cs="Arial"/>
            <w:sz w:val="24"/>
            <w:szCs w:val="24"/>
            <w:rPrChange w:id="1048" w:author="Bruno dos Santos Rodrigues" w:date="2016-12-04T10:13:00Z">
              <w:rPr>
                <w:rFonts w:ascii="Arial" w:hAnsi="Arial" w:cs="Arial"/>
                <w:sz w:val="24"/>
              </w:rPr>
            </w:rPrChange>
          </w:rPr>
          <w:t>Ap</w:t>
        </w:r>
        <w:r w:rsidR="0064702A">
          <w:rPr>
            <w:rFonts w:ascii="Arial" w:eastAsia="Arial" w:hAnsi="Arial" w:cs="Arial"/>
            <w:sz w:val="24"/>
            <w:szCs w:val="24"/>
          </w:rPr>
          <w:t xml:space="preserve">ós o login a </w:t>
        </w:r>
      </w:ins>
      <w:ins w:id="1049" w:author="Bruno dos Santos Rodrigues" w:date="2016-12-04T10:23:00Z">
        <w:r w:rsidR="0064702A">
          <w:rPr>
            <w:rFonts w:ascii="Arial" w:eastAsia="Arial" w:hAnsi="Arial" w:cs="Arial"/>
            <w:sz w:val="24"/>
            <w:szCs w:val="24"/>
          </w:rPr>
          <w:t>Janela</w:t>
        </w:r>
      </w:ins>
      <w:ins w:id="1050" w:author="Bruno dos Santos Rodrigues" w:date="2016-12-04T10:12:00Z">
        <w:r w:rsidRPr="00E211EF">
          <w:rPr>
            <w:rFonts w:ascii="Arial" w:eastAsia="Arial" w:hAnsi="Arial" w:cs="Arial"/>
            <w:sz w:val="24"/>
            <w:szCs w:val="24"/>
            <w:rPrChange w:id="1051" w:author="Bruno dos Santos Rodrigues" w:date="2016-12-04T10:13:00Z">
              <w:rPr>
                <w:rFonts w:ascii="Arial" w:hAnsi="Arial" w:cs="Arial"/>
                <w:sz w:val="24"/>
              </w:rPr>
            </w:rPrChange>
          </w:rPr>
          <w:t xml:space="preserve"> </w:t>
        </w:r>
      </w:ins>
      <w:ins w:id="1052" w:author="Bruno dos Santos Rodrigues" w:date="2016-12-04T10:22:00Z">
        <w:r w:rsidR="0064702A">
          <w:rPr>
            <w:rFonts w:ascii="Arial" w:eastAsia="Arial" w:hAnsi="Arial" w:cs="Arial"/>
            <w:sz w:val="24"/>
            <w:szCs w:val="24"/>
          </w:rPr>
          <w:t>P</w:t>
        </w:r>
      </w:ins>
      <w:ins w:id="1053" w:author="Bruno dos Santos Rodrigues" w:date="2016-12-04T10:12:00Z">
        <w:r w:rsidRPr="00E211EF">
          <w:rPr>
            <w:rFonts w:ascii="Arial" w:eastAsia="Arial" w:hAnsi="Arial" w:cs="Arial"/>
            <w:sz w:val="24"/>
            <w:szCs w:val="24"/>
            <w:rPrChange w:id="1054" w:author="Bruno dos Santos Rodrigues" w:date="2016-12-04T10:13:00Z">
              <w:rPr>
                <w:rFonts w:ascii="Arial" w:hAnsi="Arial" w:cs="Arial"/>
                <w:sz w:val="24"/>
              </w:rPr>
            </w:rPrChange>
          </w:rPr>
          <w:t>rincipal do Kaizen se abre, se o usuário for administrador o menu Administrativo estará ativo, senão ele se tornará inacessível. A aparência da janela para o usuário administrativo pode ser vista na Figura 6.</w:t>
        </w:r>
      </w:ins>
    </w:p>
    <w:p w14:paraId="297E8743" w14:textId="77777777" w:rsidR="00E211EF" w:rsidRPr="00E211EF" w:rsidRDefault="00E211EF">
      <w:pPr>
        <w:spacing w:before="120" w:after="0" w:line="360" w:lineRule="auto"/>
        <w:ind w:firstLine="709"/>
        <w:jc w:val="both"/>
        <w:rPr>
          <w:ins w:id="1055" w:author="Bruno dos Santos Rodrigues" w:date="2016-12-04T10:11:00Z"/>
          <w:rFonts w:ascii="Arial" w:eastAsia="Arial" w:hAnsi="Arial" w:cs="Arial"/>
          <w:sz w:val="24"/>
          <w:szCs w:val="24"/>
          <w:rPrChange w:id="1056" w:author="Bruno dos Santos Rodrigues" w:date="2016-12-04T10:13:00Z">
            <w:rPr>
              <w:ins w:id="1057" w:author="Bruno dos Santos Rodrigues" w:date="2016-12-04T10:11:00Z"/>
              <w:noProof/>
            </w:rPr>
          </w:rPrChange>
        </w:rPr>
        <w:pPrChange w:id="1058" w:author="Bruno dos Santos Rodrigues" w:date="2016-12-04T10:35:00Z">
          <w:pPr>
            <w:keepNext/>
            <w:spacing w:before="120" w:after="0"/>
            <w:ind w:left="720"/>
            <w:jc w:val="center"/>
          </w:pPr>
        </w:pPrChange>
      </w:pPr>
    </w:p>
    <w:p w14:paraId="1BB6AADB" w14:textId="77777777" w:rsidR="0070066D" w:rsidRDefault="00236201">
      <w:pPr>
        <w:keepNext/>
        <w:spacing w:before="120" w:after="0" w:line="360" w:lineRule="auto"/>
        <w:ind w:firstLine="709"/>
        <w:jc w:val="center"/>
        <w:rPr>
          <w:ins w:id="1059" w:author="Bruno dos Santos Rodrigues" w:date="2016-12-04T12:01:00Z"/>
        </w:rPr>
        <w:pPrChange w:id="1060" w:author="Bruno dos Santos Rodrigues" w:date="2016-12-04T12:02:00Z">
          <w:pPr>
            <w:spacing w:before="120" w:after="0" w:line="360" w:lineRule="auto"/>
            <w:ind w:firstLine="709"/>
            <w:jc w:val="both"/>
          </w:pPr>
        </w:pPrChange>
      </w:pPr>
      <w:r w:rsidRPr="00E211EF">
        <w:rPr>
          <w:rFonts w:ascii="Arial" w:eastAsia="Arial" w:hAnsi="Arial" w:cs="Arial"/>
          <w:noProof/>
          <w:sz w:val="24"/>
          <w:szCs w:val="24"/>
          <w:rPrChange w:id="1061" w:author="Bruno dos Santos Rodrigues" w:date="2016-12-04T10:13:00Z">
            <w:rPr>
              <w:noProof/>
            </w:rPr>
          </w:rPrChange>
        </w:rPr>
        <w:drawing>
          <wp:inline distT="0" distB="0" distL="0" distR="0" wp14:anchorId="71D32D24" wp14:editId="7DB9AD94">
            <wp:extent cx="3524250" cy="373486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nela Principal.JPG"/>
                    <pic:cNvPicPr/>
                  </pic:nvPicPr>
                  <pic:blipFill>
                    <a:blip r:embed="rId15">
                      <a:extLst>
                        <a:ext uri="{28A0092B-C50C-407E-A947-70E740481C1C}">
                          <a14:useLocalDpi xmlns:a14="http://schemas.microsoft.com/office/drawing/2010/main" val="0"/>
                        </a:ext>
                      </a:extLst>
                    </a:blip>
                    <a:stretch>
                      <a:fillRect/>
                    </a:stretch>
                  </pic:blipFill>
                  <pic:spPr>
                    <a:xfrm>
                      <a:off x="0" y="0"/>
                      <a:ext cx="3528772" cy="3739656"/>
                    </a:xfrm>
                    <a:prstGeom prst="rect">
                      <a:avLst/>
                    </a:prstGeom>
                  </pic:spPr>
                </pic:pic>
              </a:graphicData>
            </a:graphic>
          </wp:inline>
        </w:drawing>
      </w:r>
    </w:p>
    <w:p w14:paraId="49C55220" w14:textId="29CE0CFA" w:rsidR="0070066D" w:rsidRDefault="0070066D">
      <w:pPr>
        <w:pStyle w:val="Legenda"/>
        <w:jc w:val="center"/>
        <w:rPr>
          <w:ins w:id="1062" w:author="Bruno dos Santos Rodrigues" w:date="2016-12-04T12:01:00Z"/>
        </w:rPr>
        <w:pPrChange w:id="1063" w:author="Bruno dos Santos Rodrigues" w:date="2016-12-04T12:02:00Z">
          <w:pPr>
            <w:pStyle w:val="Legenda"/>
          </w:pPr>
        </w:pPrChange>
      </w:pPr>
      <w:bookmarkStart w:id="1064" w:name="_Toc468623231"/>
      <w:ins w:id="1065" w:author="Bruno dos Santos Rodrigues" w:date="2016-12-04T12:01:00Z">
        <w:r>
          <w:t xml:space="preserve">Figura </w:t>
        </w:r>
        <w:r>
          <w:fldChar w:fldCharType="begin"/>
        </w:r>
        <w:r>
          <w:instrText xml:space="preserve"> SEQ Figura \* ARABIC </w:instrText>
        </w:r>
      </w:ins>
      <w:r>
        <w:fldChar w:fldCharType="separate"/>
      </w:r>
      <w:ins w:id="1066" w:author="Bruno dos Santos Rodrigues" w:date="2016-12-04T12:01:00Z">
        <w:r>
          <w:rPr>
            <w:noProof/>
          </w:rPr>
          <w:t>6</w:t>
        </w:r>
        <w:r>
          <w:fldChar w:fldCharType="end"/>
        </w:r>
        <w:r>
          <w:t xml:space="preserve"> Janela Principal do Kaizen</w:t>
        </w:r>
        <w:bookmarkEnd w:id="1064"/>
      </w:ins>
    </w:p>
    <w:p w14:paraId="4F325368" w14:textId="6F5E9CEA" w:rsidR="005608C5" w:rsidRPr="00E211EF" w:rsidRDefault="005608C5">
      <w:pPr>
        <w:spacing w:before="120" w:after="0" w:line="360" w:lineRule="auto"/>
        <w:ind w:firstLine="709"/>
        <w:jc w:val="both"/>
        <w:rPr>
          <w:rFonts w:ascii="Arial" w:eastAsia="Arial" w:hAnsi="Arial" w:cs="Arial"/>
          <w:sz w:val="24"/>
          <w:szCs w:val="24"/>
          <w:rPrChange w:id="1067" w:author="Bruno dos Santos Rodrigues" w:date="2016-12-04T10:13:00Z">
            <w:rPr/>
          </w:rPrChange>
        </w:rPr>
        <w:pPrChange w:id="1068" w:author="Bruno dos Santos Rodrigues" w:date="2016-12-04T10:35:00Z">
          <w:pPr>
            <w:keepNext/>
            <w:spacing w:before="120" w:after="0"/>
            <w:ind w:left="720"/>
            <w:jc w:val="center"/>
          </w:pPr>
        </w:pPrChange>
      </w:pPr>
    </w:p>
    <w:p w14:paraId="29F9CBAE" w14:textId="07478210" w:rsidR="005608C5" w:rsidRPr="00E32BB1" w:rsidDel="0070066D" w:rsidRDefault="005608C5">
      <w:pPr>
        <w:spacing w:before="120" w:after="0" w:line="360" w:lineRule="auto"/>
        <w:ind w:firstLine="709"/>
        <w:jc w:val="both"/>
        <w:rPr>
          <w:del w:id="1069" w:author="Bruno dos Santos Rodrigues" w:date="2016-12-04T12:02:00Z"/>
          <w:rFonts w:ascii="Arial" w:eastAsia="Arial" w:hAnsi="Arial" w:cs="Arial"/>
          <w:sz w:val="24"/>
          <w:szCs w:val="24"/>
          <w:rPrChange w:id="1070" w:author="Bruno dos Santos Rodrigues" w:date="2016-12-04T10:35:00Z">
            <w:rPr>
              <w:del w:id="1071" w:author="Bruno dos Santos Rodrigues" w:date="2016-12-04T12:02:00Z"/>
              <w:rFonts w:ascii="Arial" w:hAnsi="Arial" w:cs="Arial"/>
              <w:color w:val="auto"/>
              <w:sz w:val="20"/>
            </w:rPr>
          </w:rPrChange>
        </w:rPr>
        <w:pPrChange w:id="1072" w:author="Bruno dos Santos Rodrigues" w:date="2016-12-04T10:35:00Z">
          <w:pPr>
            <w:pStyle w:val="Legenda"/>
            <w:jc w:val="center"/>
          </w:pPr>
        </w:pPrChange>
      </w:pPr>
      <w:del w:id="1073" w:author="Bruno dos Santos Rodrigues" w:date="2016-12-04T12:02:00Z">
        <w:r w:rsidRPr="00E32BB1" w:rsidDel="0070066D">
          <w:rPr>
            <w:rFonts w:ascii="Arial" w:eastAsia="Arial" w:hAnsi="Arial" w:cs="Arial"/>
            <w:sz w:val="24"/>
            <w:szCs w:val="24"/>
            <w:rPrChange w:id="1074" w:author="Bruno dos Santos Rodrigues" w:date="2016-12-04T10:35:00Z">
              <w:rPr>
                <w:rFonts w:ascii="Arial" w:hAnsi="Arial" w:cs="Arial"/>
                <w:i w:val="0"/>
                <w:iCs w:val="0"/>
                <w:color w:val="auto"/>
                <w:sz w:val="20"/>
              </w:rPr>
            </w:rPrChange>
          </w:rPr>
          <w:delText xml:space="preserve">Figura </w:delText>
        </w:r>
        <w:r w:rsidRPr="00E32BB1" w:rsidDel="0070066D">
          <w:rPr>
            <w:rFonts w:ascii="Arial" w:eastAsia="Arial" w:hAnsi="Arial" w:cs="Arial"/>
            <w:sz w:val="24"/>
            <w:szCs w:val="24"/>
            <w:rPrChange w:id="1075" w:author="Bruno dos Santos Rodrigues" w:date="2016-12-04T10:35:00Z">
              <w:rPr>
                <w:rFonts w:ascii="Arial" w:hAnsi="Arial" w:cs="Arial"/>
                <w:i w:val="0"/>
                <w:iCs w:val="0"/>
                <w:color w:val="auto"/>
                <w:sz w:val="20"/>
              </w:rPr>
            </w:rPrChange>
          </w:rPr>
          <w:fldChar w:fldCharType="begin"/>
        </w:r>
        <w:r w:rsidRPr="00E32BB1" w:rsidDel="0070066D">
          <w:rPr>
            <w:rFonts w:ascii="Arial" w:eastAsia="Arial" w:hAnsi="Arial" w:cs="Arial"/>
            <w:sz w:val="24"/>
            <w:szCs w:val="24"/>
            <w:rPrChange w:id="1076" w:author="Bruno dos Santos Rodrigues" w:date="2016-12-04T10:35:00Z">
              <w:rPr>
                <w:rFonts w:ascii="Arial" w:hAnsi="Arial" w:cs="Arial"/>
                <w:i w:val="0"/>
                <w:iCs w:val="0"/>
                <w:color w:val="auto"/>
                <w:sz w:val="20"/>
              </w:rPr>
            </w:rPrChange>
          </w:rPr>
          <w:delInstrText xml:space="preserve"> SEQ Figura \* ARABIC </w:delInstrText>
        </w:r>
        <w:r w:rsidRPr="00E32BB1" w:rsidDel="0070066D">
          <w:rPr>
            <w:rFonts w:ascii="Arial" w:eastAsia="Arial" w:hAnsi="Arial" w:cs="Arial"/>
            <w:sz w:val="24"/>
            <w:szCs w:val="24"/>
            <w:rPrChange w:id="1077" w:author="Bruno dos Santos Rodrigues" w:date="2016-12-04T10:35:00Z">
              <w:rPr>
                <w:rFonts w:ascii="Arial" w:hAnsi="Arial" w:cs="Arial"/>
                <w:i w:val="0"/>
                <w:iCs w:val="0"/>
                <w:color w:val="auto"/>
                <w:sz w:val="20"/>
              </w:rPr>
            </w:rPrChange>
          </w:rPr>
          <w:fldChar w:fldCharType="separate"/>
        </w:r>
      </w:del>
      <w:del w:id="1078" w:author="Bruno dos Santos Rodrigues" w:date="2016-12-04T11:10:00Z">
        <w:r w:rsidR="000E1A31" w:rsidRPr="00E32BB1" w:rsidDel="003865DA">
          <w:rPr>
            <w:rFonts w:ascii="Arial" w:eastAsia="Arial" w:hAnsi="Arial" w:cs="Arial"/>
            <w:noProof/>
            <w:sz w:val="24"/>
            <w:szCs w:val="24"/>
            <w:rPrChange w:id="1079" w:author="Bruno dos Santos Rodrigues" w:date="2016-12-04T10:35:00Z">
              <w:rPr>
                <w:rFonts w:ascii="Arial" w:hAnsi="Arial" w:cs="Arial"/>
                <w:i w:val="0"/>
                <w:iCs w:val="0"/>
                <w:noProof/>
                <w:color w:val="auto"/>
                <w:sz w:val="20"/>
              </w:rPr>
            </w:rPrChange>
          </w:rPr>
          <w:delText>6</w:delText>
        </w:r>
      </w:del>
      <w:del w:id="1080" w:author="Bruno dos Santos Rodrigues" w:date="2016-12-04T12:02:00Z">
        <w:r w:rsidRPr="00E32BB1" w:rsidDel="0070066D">
          <w:rPr>
            <w:rFonts w:ascii="Arial" w:eastAsia="Arial" w:hAnsi="Arial" w:cs="Arial"/>
            <w:sz w:val="24"/>
            <w:szCs w:val="24"/>
            <w:rPrChange w:id="1081" w:author="Bruno dos Santos Rodrigues" w:date="2016-12-04T10:35:00Z">
              <w:rPr>
                <w:rFonts w:ascii="Arial" w:hAnsi="Arial" w:cs="Arial"/>
                <w:i w:val="0"/>
                <w:iCs w:val="0"/>
                <w:color w:val="auto"/>
                <w:sz w:val="20"/>
              </w:rPr>
            </w:rPrChange>
          </w:rPr>
          <w:fldChar w:fldCharType="end"/>
        </w:r>
        <w:r w:rsidRPr="00E32BB1" w:rsidDel="0070066D">
          <w:rPr>
            <w:rFonts w:ascii="Arial" w:eastAsia="Arial" w:hAnsi="Arial" w:cs="Arial"/>
            <w:sz w:val="24"/>
            <w:szCs w:val="24"/>
            <w:rPrChange w:id="1082" w:author="Bruno dos Santos Rodrigues" w:date="2016-12-04T10:35:00Z">
              <w:rPr>
                <w:rFonts w:ascii="Arial" w:hAnsi="Arial" w:cs="Arial"/>
                <w:i w:val="0"/>
                <w:iCs w:val="0"/>
                <w:color w:val="auto"/>
                <w:sz w:val="20"/>
              </w:rPr>
            </w:rPrChange>
          </w:rPr>
          <w:delText xml:space="preserve"> - </w:delText>
        </w:r>
      </w:del>
      <w:del w:id="1083" w:author="Bruno dos Santos Rodrigues" w:date="2016-12-04T10:22:00Z">
        <w:r w:rsidRPr="00E32BB1" w:rsidDel="0064702A">
          <w:rPr>
            <w:rFonts w:ascii="Arial" w:eastAsia="Arial" w:hAnsi="Arial" w:cs="Arial"/>
            <w:sz w:val="24"/>
            <w:szCs w:val="24"/>
            <w:rPrChange w:id="1084" w:author="Bruno dos Santos Rodrigues" w:date="2016-12-04T10:35:00Z">
              <w:rPr>
                <w:rFonts w:ascii="Arial" w:hAnsi="Arial" w:cs="Arial"/>
                <w:i w:val="0"/>
                <w:iCs w:val="0"/>
                <w:color w:val="auto"/>
                <w:sz w:val="20"/>
              </w:rPr>
            </w:rPrChange>
          </w:rPr>
          <w:delText>Tela</w:delText>
        </w:r>
      </w:del>
      <w:del w:id="1085" w:author="Bruno dos Santos Rodrigues" w:date="2016-12-04T12:02:00Z">
        <w:r w:rsidRPr="00E32BB1" w:rsidDel="0070066D">
          <w:rPr>
            <w:rFonts w:ascii="Arial" w:eastAsia="Arial" w:hAnsi="Arial" w:cs="Arial"/>
            <w:sz w:val="24"/>
            <w:szCs w:val="24"/>
            <w:rPrChange w:id="1086" w:author="Bruno dos Santos Rodrigues" w:date="2016-12-04T10:35:00Z">
              <w:rPr>
                <w:rFonts w:ascii="Arial" w:hAnsi="Arial" w:cs="Arial"/>
                <w:i w:val="0"/>
                <w:iCs w:val="0"/>
                <w:color w:val="auto"/>
                <w:sz w:val="20"/>
              </w:rPr>
            </w:rPrChange>
          </w:rPr>
          <w:delText xml:space="preserve"> </w:delText>
        </w:r>
      </w:del>
      <w:del w:id="1087" w:author="Bruno dos Santos Rodrigues" w:date="2016-12-04T10:22:00Z">
        <w:r w:rsidRPr="00E32BB1" w:rsidDel="0064702A">
          <w:rPr>
            <w:rFonts w:ascii="Arial" w:eastAsia="Arial" w:hAnsi="Arial" w:cs="Arial"/>
            <w:sz w:val="24"/>
            <w:szCs w:val="24"/>
            <w:rPrChange w:id="1088" w:author="Bruno dos Santos Rodrigues" w:date="2016-12-04T10:35:00Z">
              <w:rPr>
                <w:rFonts w:ascii="Arial" w:hAnsi="Arial" w:cs="Arial"/>
                <w:i w:val="0"/>
                <w:iCs w:val="0"/>
                <w:color w:val="auto"/>
                <w:sz w:val="20"/>
              </w:rPr>
            </w:rPrChange>
          </w:rPr>
          <w:delText>p</w:delText>
        </w:r>
      </w:del>
      <w:del w:id="1089" w:author="Bruno dos Santos Rodrigues" w:date="2016-12-04T12:02:00Z">
        <w:r w:rsidRPr="00E32BB1" w:rsidDel="0070066D">
          <w:rPr>
            <w:rFonts w:ascii="Arial" w:eastAsia="Arial" w:hAnsi="Arial" w:cs="Arial"/>
            <w:sz w:val="24"/>
            <w:szCs w:val="24"/>
            <w:rPrChange w:id="1090" w:author="Bruno dos Santos Rodrigues" w:date="2016-12-04T10:35:00Z">
              <w:rPr>
                <w:rFonts w:ascii="Arial" w:hAnsi="Arial" w:cs="Arial"/>
                <w:i w:val="0"/>
                <w:iCs w:val="0"/>
                <w:color w:val="auto"/>
                <w:sz w:val="20"/>
              </w:rPr>
            </w:rPrChange>
          </w:rPr>
          <w:delText>rincipal do Kaizen</w:delText>
        </w:r>
      </w:del>
    </w:p>
    <w:p w14:paraId="4EC1AC82" w14:textId="77777777" w:rsidR="005608C5" w:rsidRPr="00E211EF" w:rsidRDefault="005608C5">
      <w:pPr>
        <w:spacing w:before="120" w:after="0" w:line="360" w:lineRule="auto"/>
        <w:ind w:firstLine="709"/>
        <w:jc w:val="both"/>
        <w:rPr>
          <w:rFonts w:ascii="Arial" w:eastAsia="Arial" w:hAnsi="Arial" w:cs="Arial"/>
          <w:sz w:val="24"/>
          <w:szCs w:val="24"/>
          <w:rPrChange w:id="1091" w:author="Bruno dos Santos Rodrigues" w:date="2016-12-04T10:13:00Z">
            <w:rPr/>
          </w:rPrChange>
        </w:rPr>
        <w:pPrChange w:id="1092" w:author="Bruno dos Santos Rodrigues" w:date="2016-12-04T10:35:00Z">
          <w:pPr>
            <w:keepNext/>
            <w:spacing w:before="120" w:after="0"/>
            <w:ind w:left="720"/>
            <w:jc w:val="center"/>
          </w:pPr>
        </w:pPrChange>
      </w:pPr>
    </w:p>
    <w:p w14:paraId="2FD9274F" w14:textId="77777777" w:rsidR="00E211EF" w:rsidRDefault="00E211EF">
      <w:pPr>
        <w:spacing w:before="120" w:after="0" w:line="360" w:lineRule="auto"/>
        <w:ind w:firstLine="709"/>
        <w:jc w:val="both"/>
        <w:rPr>
          <w:ins w:id="1093" w:author="Bruno dos Santos Rodrigues" w:date="2016-12-04T10:14:00Z"/>
          <w:rFonts w:ascii="Arial" w:eastAsia="Arial" w:hAnsi="Arial" w:cs="Arial"/>
          <w:sz w:val="24"/>
          <w:szCs w:val="24"/>
        </w:rPr>
        <w:pPrChange w:id="1094" w:author="Bruno dos Santos Rodrigues" w:date="2016-12-04T10:35:00Z">
          <w:pPr>
            <w:keepNext/>
            <w:spacing w:after="200" w:line="240" w:lineRule="auto"/>
            <w:jc w:val="center"/>
          </w:pPr>
        </w:pPrChange>
      </w:pPr>
    </w:p>
    <w:p w14:paraId="18DF23FA" w14:textId="77777777" w:rsidR="0070066D" w:rsidRDefault="004842C4">
      <w:pPr>
        <w:keepNext/>
        <w:spacing w:before="120" w:after="0" w:line="360" w:lineRule="auto"/>
        <w:ind w:firstLine="709"/>
        <w:jc w:val="center"/>
        <w:rPr>
          <w:ins w:id="1095" w:author="Bruno dos Santos Rodrigues" w:date="2016-12-04T12:02:00Z"/>
        </w:rPr>
        <w:pPrChange w:id="1096" w:author="Bruno dos Santos Rodrigues" w:date="2016-12-04T12:02:00Z">
          <w:pPr>
            <w:spacing w:before="120" w:after="0" w:line="360" w:lineRule="auto"/>
            <w:ind w:firstLine="709"/>
            <w:jc w:val="both"/>
          </w:pPr>
        </w:pPrChange>
      </w:pPr>
      <w:r w:rsidRPr="00E211EF">
        <w:rPr>
          <w:rFonts w:ascii="Arial" w:eastAsia="Arial" w:hAnsi="Arial" w:cs="Arial"/>
          <w:noProof/>
          <w:sz w:val="24"/>
          <w:szCs w:val="24"/>
          <w:rPrChange w:id="1097" w:author="Bruno dos Santos Rodrigues" w:date="2016-12-04T10:13:00Z">
            <w:rPr>
              <w:rFonts w:ascii="Arial" w:eastAsia="Arial" w:hAnsi="Arial" w:cs="Arial"/>
              <w:i/>
              <w:noProof/>
              <w:sz w:val="24"/>
              <w:szCs w:val="24"/>
            </w:rPr>
          </w:rPrChange>
        </w:rPr>
        <w:drawing>
          <wp:inline distT="0" distB="0" distL="0" distR="0" wp14:anchorId="086D1F0E" wp14:editId="7948FDEF">
            <wp:extent cx="3470383" cy="3272546"/>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dastro de Usuarios.JPG"/>
                    <pic:cNvPicPr/>
                  </pic:nvPicPr>
                  <pic:blipFill>
                    <a:blip r:embed="rId16">
                      <a:extLst>
                        <a:ext uri="{28A0092B-C50C-407E-A947-70E740481C1C}">
                          <a14:useLocalDpi xmlns:a14="http://schemas.microsoft.com/office/drawing/2010/main" val="0"/>
                        </a:ext>
                      </a:extLst>
                    </a:blip>
                    <a:stretch>
                      <a:fillRect/>
                    </a:stretch>
                  </pic:blipFill>
                  <pic:spPr>
                    <a:xfrm>
                      <a:off x="0" y="0"/>
                      <a:ext cx="3470383" cy="3272546"/>
                    </a:xfrm>
                    <a:prstGeom prst="rect">
                      <a:avLst/>
                    </a:prstGeom>
                  </pic:spPr>
                </pic:pic>
              </a:graphicData>
            </a:graphic>
          </wp:inline>
        </w:drawing>
      </w:r>
    </w:p>
    <w:p w14:paraId="2DC56590" w14:textId="4810FC3A" w:rsidR="005608C5" w:rsidRPr="00E211EF" w:rsidRDefault="0070066D">
      <w:pPr>
        <w:pStyle w:val="Legenda"/>
        <w:jc w:val="center"/>
        <w:rPr>
          <w:rFonts w:ascii="Arial" w:eastAsia="Arial" w:hAnsi="Arial" w:cs="Arial"/>
          <w:sz w:val="24"/>
          <w:szCs w:val="24"/>
          <w:rPrChange w:id="1098" w:author="Bruno dos Santos Rodrigues" w:date="2016-12-04T10:13:00Z">
            <w:rPr/>
          </w:rPrChange>
        </w:rPr>
        <w:pPrChange w:id="1099" w:author="Bruno dos Santos Rodrigues" w:date="2016-12-04T12:02:00Z">
          <w:pPr>
            <w:keepNext/>
            <w:spacing w:after="200" w:line="240" w:lineRule="auto"/>
            <w:jc w:val="center"/>
          </w:pPr>
        </w:pPrChange>
      </w:pPr>
      <w:bookmarkStart w:id="1100" w:name="_Toc468623232"/>
      <w:ins w:id="1101" w:author="Bruno dos Santos Rodrigues" w:date="2016-12-04T12:02:00Z">
        <w:r>
          <w:t xml:space="preserve">Figura </w:t>
        </w:r>
        <w:r>
          <w:fldChar w:fldCharType="begin"/>
        </w:r>
        <w:r>
          <w:instrText xml:space="preserve"> SEQ Figura \* ARABIC </w:instrText>
        </w:r>
      </w:ins>
      <w:r>
        <w:fldChar w:fldCharType="separate"/>
      </w:r>
      <w:ins w:id="1102" w:author="Bruno dos Santos Rodrigues" w:date="2016-12-04T12:02:00Z">
        <w:r>
          <w:rPr>
            <w:noProof/>
          </w:rPr>
          <w:t>7</w:t>
        </w:r>
        <w:r>
          <w:fldChar w:fldCharType="end"/>
        </w:r>
        <w:r>
          <w:t xml:space="preserve"> Janela de Cadastro de Usuário</w:t>
        </w:r>
      </w:ins>
      <w:bookmarkEnd w:id="1100"/>
    </w:p>
    <w:p w14:paraId="3C2AEEFB" w14:textId="7BF63271" w:rsidR="00236201" w:rsidRPr="00E32BB1" w:rsidDel="0070066D" w:rsidRDefault="005608C5">
      <w:pPr>
        <w:spacing w:before="120" w:after="0" w:line="360" w:lineRule="auto"/>
        <w:ind w:firstLine="709"/>
        <w:jc w:val="both"/>
        <w:rPr>
          <w:del w:id="1103" w:author="Bruno dos Santos Rodrigues" w:date="2016-12-04T12:02:00Z"/>
          <w:rFonts w:ascii="Arial" w:eastAsia="Arial" w:hAnsi="Arial" w:cs="Arial"/>
          <w:i/>
          <w:sz w:val="24"/>
          <w:szCs w:val="24"/>
          <w:rPrChange w:id="1104" w:author="Bruno dos Santos Rodrigues" w:date="2016-12-04T10:35:00Z">
            <w:rPr>
              <w:del w:id="1105" w:author="Bruno dos Santos Rodrigues" w:date="2016-12-04T12:02:00Z"/>
              <w:rFonts w:ascii="Arial" w:eastAsia="Arial" w:hAnsi="Arial" w:cs="Arial"/>
              <w:i w:val="0"/>
              <w:color w:val="auto"/>
              <w:sz w:val="20"/>
              <w:szCs w:val="20"/>
            </w:rPr>
          </w:rPrChange>
        </w:rPr>
        <w:pPrChange w:id="1106" w:author="Bruno dos Santos Rodrigues" w:date="2016-12-04T10:35:00Z">
          <w:pPr>
            <w:pStyle w:val="Legenda"/>
            <w:jc w:val="center"/>
          </w:pPr>
        </w:pPrChange>
      </w:pPr>
      <w:del w:id="1107" w:author="Bruno dos Santos Rodrigues" w:date="2016-12-04T12:02:00Z">
        <w:r w:rsidRPr="00E211EF" w:rsidDel="0070066D">
          <w:rPr>
            <w:rFonts w:ascii="Arial" w:eastAsia="Arial" w:hAnsi="Arial" w:cs="Arial"/>
            <w:sz w:val="24"/>
            <w:szCs w:val="24"/>
            <w:rPrChange w:id="1108" w:author="Bruno dos Santos Rodrigues" w:date="2016-12-04T10:13:00Z">
              <w:rPr>
                <w:rFonts w:ascii="Arial" w:hAnsi="Arial" w:cs="Arial"/>
                <w:i w:val="0"/>
                <w:iCs w:val="0"/>
                <w:color w:val="auto"/>
                <w:sz w:val="20"/>
                <w:szCs w:val="20"/>
              </w:rPr>
            </w:rPrChange>
          </w:rPr>
          <w:delText xml:space="preserve">Figura </w:delText>
        </w:r>
        <w:r w:rsidRPr="00E211EF" w:rsidDel="0070066D">
          <w:rPr>
            <w:rFonts w:ascii="Arial" w:eastAsia="Arial" w:hAnsi="Arial" w:cs="Arial"/>
            <w:sz w:val="24"/>
            <w:szCs w:val="24"/>
            <w:rPrChange w:id="1109" w:author="Bruno dos Santos Rodrigues" w:date="2016-12-04T10:13:00Z">
              <w:rPr>
                <w:rFonts w:ascii="Arial" w:hAnsi="Arial" w:cs="Arial"/>
                <w:i w:val="0"/>
                <w:iCs w:val="0"/>
                <w:color w:val="auto"/>
                <w:sz w:val="20"/>
                <w:szCs w:val="20"/>
              </w:rPr>
            </w:rPrChange>
          </w:rPr>
          <w:fldChar w:fldCharType="begin"/>
        </w:r>
        <w:r w:rsidRPr="00E32BB1" w:rsidDel="0070066D">
          <w:rPr>
            <w:rFonts w:ascii="Arial" w:eastAsia="Arial" w:hAnsi="Arial" w:cs="Arial"/>
            <w:sz w:val="24"/>
            <w:szCs w:val="24"/>
            <w:rPrChange w:id="1110" w:author="Bruno dos Santos Rodrigues" w:date="2016-12-04T10:35:00Z">
              <w:rPr>
                <w:rFonts w:ascii="Arial" w:hAnsi="Arial" w:cs="Arial"/>
                <w:i w:val="0"/>
                <w:iCs w:val="0"/>
                <w:color w:val="auto"/>
                <w:sz w:val="20"/>
                <w:szCs w:val="20"/>
              </w:rPr>
            </w:rPrChange>
          </w:rPr>
          <w:delInstrText xml:space="preserve"> SEQ Figura \* ARABIC </w:delInstrText>
        </w:r>
        <w:r w:rsidRPr="00E211EF" w:rsidDel="0070066D">
          <w:rPr>
            <w:rFonts w:ascii="Arial" w:eastAsia="Arial" w:hAnsi="Arial" w:cs="Arial"/>
            <w:sz w:val="24"/>
            <w:szCs w:val="24"/>
            <w:rPrChange w:id="1111" w:author="Bruno dos Santos Rodrigues" w:date="2016-12-04T10:13:00Z">
              <w:rPr>
                <w:rFonts w:ascii="Arial" w:hAnsi="Arial" w:cs="Arial"/>
                <w:i w:val="0"/>
                <w:iCs w:val="0"/>
                <w:color w:val="auto"/>
                <w:sz w:val="20"/>
                <w:szCs w:val="20"/>
              </w:rPr>
            </w:rPrChange>
          </w:rPr>
          <w:fldChar w:fldCharType="separate"/>
        </w:r>
      </w:del>
      <w:del w:id="1112" w:author="Bruno dos Santos Rodrigues" w:date="2016-12-04T11:10:00Z">
        <w:r w:rsidR="000E1A31" w:rsidRPr="00E32BB1" w:rsidDel="003865DA">
          <w:rPr>
            <w:rFonts w:ascii="Arial" w:eastAsia="Arial" w:hAnsi="Arial" w:cs="Arial"/>
            <w:noProof/>
            <w:sz w:val="24"/>
            <w:szCs w:val="24"/>
            <w:rPrChange w:id="1113" w:author="Bruno dos Santos Rodrigues" w:date="2016-12-04T10:35:00Z">
              <w:rPr>
                <w:rFonts w:ascii="Arial" w:hAnsi="Arial" w:cs="Arial"/>
                <w:i w:val="0"/>
                <w:iCs w:val="0"/>
                <w:noProof/>
                <w:color w:val="auto"/>
                <w:sz w:val="20"/>
                <w:szCs w:val="20"/>
              </w:rPr>
            </w:rPrChange>
          </w:rPr>
          <w:delText>7</w:delText>
        </w:r>
      </w:del>
      <w:del w:id="1114" w:author="Bruno dos Santos Rodrigues" w:date="2016-12-04T12:02:00Z">
        <w:r w:rsidRPr="00E211EF" w:rsidDel="0070066D">
          <w:rPr>
            <w:rFonts w:ascii="Arial" w:eastAsia="Arial" w:hAnsi="Arial" w:cs="Arial"/>
            <w:sz w:val="24"/>
            <w:szCs w:val="24"/>
            <w:rPrChange w:id="1115" w:author="Bruno dos Santos Rodrigues" w:date="2016-12-04T10:13:00Z">
              <w:rPr>
                <w:rFonts w:ascii="Arial" w:hAnsi="Arial" w:cs="Arial"/>
                <w:i w:val="0"/>
                <w:iCs w:val="0"/>
                <w:color w:val="auto"/>
                <w:sz w:val="20"/>
                <w:szCs w:val="20"/>
              </w:rPr>
            </w:rPrChange>
          </w:rPr>
          <w:fldChar w:fldCharType="end"/>
        </w:r>
        <w:r w:rsidRPr="00E211EF" w:rsidDel="0070066D">
          <w:rPr>
            <w:rFonts w:ascii="Arial" w:eastAsia="Arial" w:hAnsi="Arial" w:cs="Arial"/>
            <w:sz w:val="24"/>
            <w:szCs w:val="24"/>
            <w:rPrChange w:id="1116" w:author="Bruno dos Santos Rodrigues" w:date="2016-12-04T10:13:00Z">
              <w:rPr>
                <w:rFonts w:ascii="Arial" w:hAnsi="Arial" w:cs="Arial"/>
                <w:i w:val="0"/>
                <w:iCs w:val="0"/>
                <w:color w:val="auto"/>
                <w:sz w:val="20"/>
                <w:szCs w:val="20"/>
              </w:rPr>
            </w:rPrChange>
          </w:rPr>
          <w:delText xml:space="preserve"> - </w:delText>
        </w:r>
      </w:del>
      <w:del w:id="1117" w:author="Bruno dos Santos Rodrigues" w:date="2016-12-04T10:22:00Z">
        <w:r w:rsidRPr="00E211EF" w:rsidDel="0064702A">
          <w:rPr>
            <w:rFonts w:ascii="Arial" w:eastAsia="Arial" w:hAnsi="Arial" w:cs="Arial"/>
            <w:sz w:val="24"/>
            <w:szCs w:val="24"/>
            <w:rPrChange w:id="1118" w:author="Bruno dos Santos Rodrigues" w:date="2016-12-04T10:13:00Z">
              <w:rPr>
                <w:rFonts w:ascii="Arial" w:hAnsi="Arial" w:cs="Arial"/>
                <w:i w:val="0"/>
                <w:iCs w:val="0"/>
                <w:color w:val="auto"/>
                <w:sz w:val="20"/>
                <w:szCs w:val="20"/>
              </w:rPr>
            </w:rPrChange>
          </w:rPr>
          <w:delText>Tela</w:delText>
        </w:r>
      </w:del>
      <w:del w:id="1119" w:author="Bruno dos Santos Rodrigues" w:date="2016-12-04T12:02:00Z">
        <w:r w:rsidRPr="00E211EF" w:rsidDel="0070066D">
          <w:rPr>
            <w:rFonts w:ascii="Arial" w:eastAsia="Arial" w:hAnsi="Arial" w:cs="Arial"/>
            <w:sz w:val="24"/>
            <w:szCs w:val="24"/>
            <w:rPrChange w:id="1120" w:author="Bruno dos Santos Rodrigues" w:date="2016-12-04T10:13:00Z">
              <w:rPr>
                <w:rFonts w:ascii="Arial" w:hAnsi="Arial" w:cs="Arial"/>
                <w:i w:val="0"/>
                <w:iCs w:val="0"/>
                <w:color w:val="auto"/>
                <w:sz w:val="20"/>
                <w:szCs w:val="20"/>
              </w:rPr>
            </w:rPrChange>
          </w:rPr>
          <w:delText xml:space="preserve"> de cadastro de usuário do Kaizen</w:delText>
        </w:r>
      </w:del>
    </w:p>
    <w:p w14:paraId="6DF09DD9" w14:textId="25437F99" w:rsidR="00236201" w:rsidRPr="00E211EF" w:rsidDel="0070066D" w:rsidRDefault="00E211EF">
      <w:pPr>
        <w:spacing w:before="120" w:after="0" w:line="360" w:lineRule="auto"/>
        <w:ind w:firstLine="709"/>
        <w:jc w:val="both"/>
        <w:rPr>
          <w:del w:id="1121" w:author="Bruno dos Santos Rodrigues" w:date="2016-12-04T12:02:00Z"/>
          <w:rFonts w:ascii="Arial" w:eastAsia="Arial" w:hAnsi="Arial" w:cs="Arial"/>
          <w:sz w:val="24"/>
          <w:szCs w:val="24"/>
          <w:rPrChange w:id="1122" w:author="Bruno dos Santos Rodrigues" w:date="2016-12-04T10:13:00Z">
            <w:rPr>
              <w:del w:id="1123" w:author="Bruno dos Santos Rodrigues" w:date="2016-12-04T12:02:00Z"/>
              <w:rFonts w:ascii="Arial" w:eastAsia="Arial" w:hAnsi="Arial" w:cs="Arial"/>
              <w:i/>
              <w:sz w:val="24"/>
              <w:szCs w:val="24"/>
            </w:rPr>
          </w:rPrChange>
        </w:rPr>
        <w:pPrChange w:id="1124" w:author="Bruno dos Santos Rodrigues" w:date="2016-12-04T12:02:00Z">
          <w:pPr>
            <w:spacing w:after="200" w:line="240" w:lineRule="auto"/>
            <w:jc w:val="center"/>
          </w:pPr>
        </w:pPrChange>
      </w:pPr>
      <w:ins w:id="1125" w:author="Bruno dos Santos Rodrigues" w:date="2016-12-04T10:14:00Z">
        <w:r>
          <w:rPr>
            <w:rFonts w:ascii="Arial" w:eastAsia="Arial" w:hAnsi="Arial" w:cs="Arial"/>
            <w:sz w:val="24"/>
            <w:szCs w:val="24"/>
          </w:rPr>
          <w:t>Na Figura 7 pode se verificar como é feita a criação de usuários e alteraç</w:t>
        </w:r>
      </w:ins>
      <w:ins w:id="1126" w:author="Bruno dos Santos Rodrigues" w:date="2016-12-04T10:15:00Z">
        <w:r>
          <w:rPr>
            <w:rFonts w:ascii="Arial" w:eastAsia="Arial" w:hAnsi="Arial" w:cs="Arial"/>
            <w:sz w:val="24"/>
            <w:szCs w:val="24"/>
          </w:rPr>
          <w:t xml:space="preserve">ão de senha, </w:t>
        </w:r>
        <w:r w:rsidR="0064702A">
          <w:rPr>
            <w:rFonts w:ascii="Arial" w:eastAsia="Arial" w:hAnsi="Arial" w:cs="Arial"/>
            <w:sz w:val="24"/>
            <w:szCs w:val="24"/>
          </w:rPr>
          <w:t>para criar um usuário administrador é só selecionar Administrador. Todo usu</w:t>
        </w:r>
      </w:ins>
      <w:ins w:id="1127" w:author="Bruno dos Santos Rodrigues" w:date="2016-12-04T10:16:00Z">
        <w:r w:rsidR="0064702A">
          <w:rPr>
            <w:rFonts w:ascii="Arial" w:eastAsia="Arial" w:hAnsi="Arial" w:cs="Arial"/>
            <w:sz w:val="24"/>
            <w:szCs w:val="24"/>
          </w:rPr>
          <w:t>ário criado aparece na janela logo abaixo dos campos usuário e senha.</w:t>
        </w:r>
      </w:ins>
    </w:p>
    <w:p w14:paraId="21D71F19" w14:textId="231CD81E" w:rsidR="00236201" w:rsidRPr="00E211EF" w:rsidDel="0064702A" w:rsidRDefault="00236201">
      <w:pPr>
        <w:spacing w:before="120" w:after="0" w:line="360" w:lineRule="auto"/>
        <w:ind w:firstLine="709"/>
        <w:jc w:val="both"/>
        <w:rPr>
          <w:del w:id="1128" w:author="Bruno dos Santos Rodrigues" w:date="2016-12-04T10:16:00Z"/>
          <w:rFonts w:ascii="Arial" w:eastAsia="Arial" w:hAnsi="Arial" w:cs="Arial"/>
          <w:sz w:val="24"/>
          <w:szCs w:val="24"/>
          <w:rPrChange w:id="1129" w:author="Bruno dos Santos Rodrigues" w:date="2016-12-04T10:13:00Z">
            <w:rPr>
              <w:del w:id="1130" w:author="Bruno dos Santos Rodrigues" w:date="2016-12-04T10:16:00Z"/>
            </w:rPr>
          </w:rPrChange>
        </w:rPr>
        <w:pPrChange w:id="1131" w:author="Bruno dos Santos Rodrigues" w:date="2016-12-04T12:02:00Z">
          <w:pPr>
            <w:spacing w:after="200" w:line="240" w:lineRule="auto"/>
            <w:jc w:val="center"/>
          </w:pPr>
        </w:pPrChange>
      </w:pPr>
    </w:p>
    <w:p w14:paraId="713DA945" w14:textId="5F7B4361" w:rsidR="00236201" w:rsidRPr="00E211EF" w:rsidRDefault="00236201">
      <w:pPr>
        <w:spacing w:before="120" w:after="0" w:line="360" w:lineRule="auto"/>
        <w:ind w:firstLine="709"/>
        <w:jc w:val="both"/>
        <w:rPr>
          <w:rFonts w:ascii="Arial" w:eastAsia="Arial" w:hAnsi="Arial" w:cs="Arial"/>
          <w:sz w:val="24"/>
          <w:szCs w:val="24"/>
          <w:rPrChange w:id="1132" w:author="Bruno dos Santos Rodrigues" w:date="2016-12-04T10:13:00Z">
            <w:rPr/>
          </w:rPrChange>
        </w:rPr>
        <w:pPrChange w:id="1133" w:author="Bruno dos Santos Rodrigues" w:date="2016-12-04T10:35:00Z">
          <w:pPr>
            <w:spacing w:before="120" w:after="0"/>
          </w:pPr>
        </w:pPrChange>
      </w:pPr>
    </w:p>
    <w:p w14:paraId="624C4254" w14:textId="3D6E2C56" w:rsidR="0064702A" w:rsidRDefault="0064702A">
      <w:pPr>
        <w:spacing w:before="120" w:after="0" w:line="360" w:lineRule="auto"/>
        <w:ind w:firstLine="709"/>
        <w:jc w:val="both"/>
        <w:rPr>
          <w:ins w:id="1134" w:author="Bruno dos Santos Rodrigues" w:date="2016-12-04T10:16:00Z"/>
          <w:rFonts w:ascii="Arial" w:eastAsia="Arial" w:hAnsi="Arial" w:cs="Arial"/>
          <w:sz w:val="24"/>
          <w:szCs w:val="24"/>
        </w:rPr>
        <w:pPrChange w:id="1135" w:author="Bruno dos Santos Rodrigues" w:date="2016-12-04T10:35:00Z">
          <w:pPr>
            <w:keepNext/>
            <w:spacing w:before="120" w:after="0"/>
            <w:jc w:val="center"/>
          </w:pPr>
        </w:pPrChange>
      </w:pPr>
      <w:ins w:id="1136" w:author="Bruno dos Santos Rodrigues" w:date="2016-12-04T10:16:00Z">
        <w:r>
          <w:rPr>
            <w:rFonts w:ascii="Arial" w:eastAsia="Arial" w:hAnsi="Arial" w:cs="Arial"/>
            <w:sz w:val="24"/>
            <w:szCs w:val="24"/>
          </w:rPr>
          <w:t xml:space="preserve">Para criação de novos </w:t>
        </w:r>
      </w:ins>
      <w:ins w:id="1137" w:author="Bruno dos Santos Rodrigues" w:date="2016-12-04T10:17:00Z">
        <w:r>
          <w:rPr>
            <w:rFonts w:ascii="Arial" w:eastAsia="Arial" w:hAnsi="Arial" w:cs="Arial"/>
            <w:sz w:val="24"/>
            <w:szCs w:val="24"/>
          </w:rPr>
          <w:t>status de chamado também é necessário acesso administrativo, na Figura 8 é possível verificar que existe a opção de renomear um status ou inativar o mesmo.</w:t>
        </w:r>
      </w:ins>
    </w:p>
    <w:p w14:paraId="674B4A56" w14:textId="77777777" w:rsidR="0070066D" w:rsidRDefault="00236201" w:rsidP="0070066D">
      <w:pPr>
        <w:keepNext/>
        <w:spacing w:before="120" w:after="0" w:line="360" w:lineRule="auto"/>
        <w:ind w:firstLine="709"/>
        <w:jc w:val="center"/>
        <w:rPr>
          <w:ins w:id="1138" w:author="Bruno dos Santos Rodrigues" w:date="2016-12-04T12:03:00Z"/>
        </w:rPr>
      </w:pPr>
      <w:r w:rsidRPr="00E211EF">
        <w:rPr>
          <w:rFonts w:ascii="Arial" w:eastAsia="Arial" w:hAnsi="Arial" w:cs="Arial"/>
          <w:noProof/>
          <w:sz w:val="24"/>
          <w:szCs w:val="24"/>
          <w:rPrChange w:id="1139" w:author="Bruno dos Santos Rodrigues" w:date="2016-12-04T10:13:00Z">
            <w:rPr>
              <w:noProof/>
            </w:rPr>
          </w:rPrChange>
        </w:rPr>
        <w:lastRenderedPageBreak/>
        <w:drawing>
          <wp:inline distT="0" distB="0" distL="0" distR="0" wp14:anchorId="40055744" wp14:editId="38F9689D">
            <wp:extent cx="2930548" cy="3567291"/>
            <wp:effectExtent l="0" t="0" r="317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o de Status.JPG"/>
                    <pic:cNvPicPr/>
                  </pic:nvPicPr>
                  <pic:blipFill>
                    <a:blip r:embed="rId17">
                      <a:extLst>
                        <a:ext uri="{28A0092B-C50C-407E-A947-70E740481C1C}">
                          <a14:useLocalDpi xmlns:a14="http://schemas.microsoft.com/office/drawing/2010/main" val="0"/>
                        </a:ext>
                      </a:extLst>
                    </a:blip>
                    <a:stretch>
                      <a:fillRect/>
                    </a:stretch>
                  </pic:blipFill>
                  <pic:spPr>
                    <a:xfrm>
                      <a:off x="0" y="0"/>
                      <a:ext cx="2930548" cy="3567291"/>
                    </a:xfrm>
                    <a:prstGeom prst="rect">
                      <a:avLst/>
                    </a:prstGeom>
                  </pic:spPr>
                </pic:pic>
              </a:graphicData>
            </a:graphic>
          </wp:inline>
        </w:drawing>
      </w:r>
    </w:p>
    <w:p w14:paraId="76322BAB" w14:textId="213705B0" w:rsidR="003865DA" w:rsidRDefault="0070066D">
      <w:pPr>
        <w:pStyle w:val="Legenda"/>
        <w:jc w:val="center"/>
        <w:rPr>
          <w:ins w:id="1140" w:author="Bruno dos Santos Rodrigues" w:date="2016-12-04T11:11:00Z"/>
        </w:rPr>
        <w:pPrChange w:id="1141" w:author="Bruno dos Santos Rodrigues" w:date="2016-12-04T12:03:00Z">
          <w:pPr>
            <w:spacing w:before="120" w:after="0" w:line="360" w:lineRule="auto"/>
            <w:ind w:firstLine="709"/>
            <w:jc w:val="both"/>
          </w:pPr>
        </w:pPrChange>
      </w:pPr>
      <w:bookmarkStart w:id="1142" w:name="_Toc468623233"/>
      <w:ins w:id="1143" w:author="Bruno dos Santos Rodrigues" w:date="2016-12-04T12:03:00Z">
        <w:r>
          <w:t xml:space="preserve">Figura </w:t>
        </w:r>
        <w:r>
          <w:fldChar w:fldCharType="begin"/>
        </w:r>
        <w:r>
          <w:instrText xml:space="preserve"> SEQ Figura \* ARABIC </w:instrText>
        </w:r>
      </w:ins>
      <w:r>
        <w:fldChar w:fldCharType="separate"/>
      </w:r>
      <w:ins w:id="1144" w:author="Bruno dos Santos Rodrigues" w:date="2016-12-04T12:03:00Z">
        <w:r>
          <w:rPr>
            <w:noProof/>
          </w:rPr>
          <w:t>8</w:t>
        </w:r>
        <w:r>
          <w:fldChar w:fldCharType="end"/>
        </w:r>
        <w:r>
          <w:t xml:space="preserve"> Tela de Cadastro de Status</w:t>
        </w:r>
      </w:ins>
      <w:bookmarkEnd w:id="1142"/>
    </w:p>
    <w:p w14:paraId="7576EF44" w14:textId="58384302" w:rsidR="005608C5" w:rsidRPr="00E211EF" w:rsidDel="0070066D" w:rsidRDefault="005608C5">
      <w:pPr>
        <w:pStyle w:val="Legenda"/>
        <w:jc w:val="center"/>
        <w:rPr>
          <w:del w:id="1145" w:author="Bruno dos Santos Rodrigues" w:date="2016-12-04T12:03:00Z"/>
          <w:rFonts w:ascii="Arial" w:eastAsia="Arial" w:hAnsi="Arial" w:cs="Arial"/>
          <w:sz w:val="24"/>
          <w:szCs w:val="24"/>
          <w:rPrChange w:id="1146" w:author="Bruno dos Santos Rodrigues" w:date="2016-12-04T10:13:00Z">
            <w:rPr>
              <w:del w:id="1147" w:author="Bruno dos Santos Rodrigues" w:date="2016-12-04T12:03:00Z"/>
            </w:rPr>
          </w:rPrChange>
        </w:rPr>
        <w:pPrChange w:id="1148" w:author="Bruno dos Santos Rodrigues" w:date="2016-12-04T11:11:00Z">
          <w:pPr>
            <w:keepNext/>
            <w:spacing w:before="120" w:after="0"/>
            <w:jc w:val="center"/>
          </w:pPr>
        </w:pPrChange>
      </w:pPr>
    </w:p>
    <w:p w14:paraId="2E49AF51" w14:textId="5D53B6A2" w:rsidR="00236201" w:rsidRPr="00E211EF" w:rsidDel="003865DA" w:rsidRDefault="005608C5">
      <w:pPr>
        <w:spacing w:before="120" w:after="0" w:line="360" w:lineRule="auto"/>
        <w:ind w:firstLine="709"/>
        <w:jc w:val="both"/>
        <w:rPr>
          <w:del w:id="1149" w:author="Bruno dos Santos Rodrigues" w:date="2016-12-04T11:11:00Z"/>
          <w:rFonts w:ascii="Arial" w:eastAsia="Arial" w:hAnsi="Arial" w:cs="Arial"/>
          <w:sz w:val="24"/>
          <w:szCs w:val="24"/>
          <w:rPrChange w:id="1150" w:author="Bruno dos Santos Rodrigues" w:date="2016-12-04T10:13:00Z">
            <w:rPr>
              <w:del w:id="1151" w:author="Bruno dos Santos Rodrigues" w:date="2016-12-04T11:11:00Z"/>
              <w:rFonts w:ascii="Arial" w:hAnsi="Arial" w:cs="Arial"/>
              <w:color w:val="auto"/>
              <w:sz w:val="20"/>
              <w:szCs w:val="20"/>
            </w:rPr>
          </w:rPrChange>
        </w:rPr>
        <w:pPrChange w:id="1152" w:author="Bruno dos Santos Rodrigues" w:date="2016-12-04T10:35:00Z">
          <w:pPr>
            <w:pStyle w:val="Legenda"/>
            <w:jc w:val="center"/>
          </w:pPr>
        </w:pPrChange>
      </w:pPr>
      <w:del w:id="1153" w:author="Bruno dos Santos Rodrigues" w:date="2016-12-04T11:11:00Z">
        <w:r w:rsidRPr="00E211EF" w:rsidDel="003865DA">
          <w:rPr>
            <w:rFonts w:ascii="Arial" w:eastAsia="Arial" w:hAnsi="Arial" w:cs="Arial"/>
            <w:sz w:val="24"/>
            <w:szCs w:val="24"/>
            <w:rPrChange w:id="1154" w:author="Bruno dos Santos Rodrigues" w:date="2016-12-04T10:13:00Z">
              <w:rPr>
                <w:rFonts w:ascii="Arial" w:hAnsi="Arial" w:cs="Arial"/>
                <w:i w:val="0"/>
                <w:iCs w:val="0"/>
                <w:color w:val="auto"/>
                <w:sz w:val="20"/>
                <w:szCs w:val="20"/>
              </w:rPr>
            </w:rPrChange>
          </w:rPr>
          <w:delText xml:space="preserve">Figura </w:delText>
        </w:r>
        <w:r w:rsidRPr="00E211EF" w:rsidDel="003865DA">
          <w:rPr>
            <w:rFonts w:ascii="Arial" w:eastAsia="Arial" w:hAnsi="Arial" w:cs="Arial"/>
            <w:sz w:val="24"/>
            <w:szCs w:val="24"/>
            <w:rPrChange w:id="1155" w:author="Bruno dos Santos Rodrigues" w:date="2016-12-04T10:13:00Z">
              <w:rPr>
                <w:rFonts w:ascii="Arial" w:hAnsi="Arial" w:cs="Arial"/>
                <w:i w:val="0"/>
                <w:iCs w:val="0"/>
                <w:color w:val="auto"/>
                <w:sz w:val="20"/>
                <w:szCs w:val="20"/>
              </w:rPr>
            </w:rPrChange>
          </w:rPr>
          <w:fldChar w:fldCharType="begin"/>
        </w:r>
        <w:r w:rsidRPr="00E32BB1" w:rsidDel="003865DA">
          <w:rPr>
            <w:rFonts w:ascii="Arial" w:eastAsia="Arial" w:hAnsi="Arial" w:cs="Arial"/>
            <w:sz w:val="24"/>
            <w:szCs w:val="24"/>
            <w:rPrChange w:id="1156" w:author="Bruno dos Santos Rodrigues" w:date="2016-12-04T10:35:00Z">
              <w:rPr>
                <w:rFonts w:ascii="Arial" w:hAnsi="Arial" w:cs="Arial"/>
                <w:i w:val="0"/>
                <w:iCs w:val="0"/>
                <w:color w:val="auto"/>
                <w:sz w:val="20"/>
                <w:szCs w:val="20"/>
              </w:rPr>
            </w:rPrChange>
          </w:rPr>
          <w:delInstrText xml:space="preserve"> SEQ Figura \* ARABIC </w:delInstrText>
        </w:r>
        <w:r w:rsidRPr="00E211EF" w:rsidDel="003865DA">
          <w:rPr>
            <w:rFonts w:ascii="Arial" w:eastAsia="Arial" w:hAnsi="Arial" w:cs="Arial"/>
            <w:sz w:val="24"/>
            <w:szCs w:val="24"/>
            <w:rPrChange w:id="1157" w:author="Bruno dos Santos Rodrigues" w:date="2016-12-04T10:13:00Z">
              <w:rPr>
                <w:rFonts w:ascii="Arial" w:hAnsi="Arial" w:cs="Arial"/>
                <w:i w:val="0"/>
                <w:iCs w:val="0"/>
                <w:color w:val="auto"/>
                <w:sz w:val="20"/>
                <w:szCs w:val="20"/>
              </w:rPr>
            </w:rPrChange>
          </w:rPr>
          <w:fldChar w:fldCharType="separate"/>
        </w:r>
      </w:del>
      <w:del w:id="1158" w:author="Bruno dos Santos Rodrigues" w:date="2016-12-04T11:10:00Z">
        <w:r w:rsidR="000E1A31" w:rsidRPr="00E32BB1" w:rsidDel="003865DA">
          <w:rPr>
            <w:rFonts w:ascii="Arial" w:eastAsia="Arial" w:hAnsi="Arial" w:cs="Arial"/>
            <w:noProof/>
            <w:sz w:val="24"/>
            <w:szCs w:val="24"/>
            <w:rPrChange w:id="1159" w:author="Bruno dos Santos Rodrigues" w:date="2016-12-04T10:35:00Z">
              <w:rPr>
                <w:rFonts w:ascii="Arial" w:hAnsi="Arial" w:cs="Arial"/>
                <w:i w:val="0"/>
                <w:iCs w:val="0"/>
                <w:noProof/>
                <w:color w:val="auto"/>
                <w:sz w:val="20"/>
                <w:szCs w:val="20"/>
              </w:rPr>
            </w:rPrChange>
          </w:rPr>
          <w:delText>8</w:delText>
        </w:r>
      </w:del>
      <w:del w:id="1160" w:author="Bruno dos Santos Rodrigues" w:date="2016-12-04T11:11:00Z">
        <w:r w:rsidRPr="00E211EF" w:rsidDel="003865DA">
          <w:rPr>
            <w:rFonts w:ascii="Arial" w:eastAsia="Arial" w:hAnsi="Arial" w:cs="Arial"/>
            <w:sz w:val="24"/>
            <w:szCs w:val="24"/>
            <w:rPrChange w:id="1161" w:author="Bruno dos Santos Rodrigues" w:date="2016-12-04T10:13:00Z">
              <w:rPr>
                <w:rFonts w:ascii="Arial" w:hAnsi="Arial" w:cs="Arial"/>
                <w:i w:val="0"/>
                <w:iCs w:val="0"/>
                <w:color w:val="auto"/>
                <w:sz w:val="20"/>
                <w:szCs w:val="20"/>
              </w:rPr>
            </w:rPrChange>
          </w:rPr>
          <w:fldChar w:fldCharType="end"/>
        </w:r>
        <w:r w:rsidRPr="00E211EF" w:rsidDel="003865DA">
          <w:rPr>
            <w:rFonts w:ascii="Arial" w:eastAsia="Arial" w:hAnsi="Arial" w:cs="Arial"/>
            <w:sz w:val="24"/>
            <w:szCs w:val="24"/>
            <w:rPrChange w:id="1162" w:author="Bruno dos Santos Rodrigues" w:date="2016-12-04T10:13:00Z">
              <w:rPr>
                <w:rFonts w:ascii="Arial" w:hAnsi="Arial" w:cs="Arial"/>
                <w:i w:val="0"/>
                <w:iCs w:val="0"/>
                <w:color w:val="auto"/>
                <w:sz w:val="20"/>
                <w:szCs w:val="20"/>
              </w:rPr>
            </w:rPrChange>
          </w:rPr>
          <w:delText xml:space="preserve"> - </w:delText>
        </w:r>
      </w:del>
      <w:del w:id="1163" w:author="Bruno dos Santos Rodrigues" w:date="2016-12-04T10:22:00Z">
        <w:r w:rsidRPr="00E211EF" w:rsidDel="0064702A">
          <w:rPr>
            <w:rFonts w:ascii="Arial" w:eastAsia="Arial" w:hAnsi="Arial" w:cs="Arial"/>
            <w:sz w:val="24"/>
            <w:szCs w:val="24"/>
            <w:rPrChange w:id="1164" w:author="Bruno dos Santos Rodrigues" w:date="2016-12-04T10:13:00Z">
              <w:rPr>
                <w:rFonts w:ascii="Arial" w:hAnsi="Arial" w:cs="Arial"/>
                <w:i w:val="0"/>
                <w:iCs w:val="0"/>
                <w:color w:val="auto"/>
                <w:sz w:val="20"/>
                <w:szCs w:val="20"/>
              </w:rPr>
            </w:rPrChange>
          </w:rPr>
          <w:delText>Tela</w:delText>
        </w:r>
      </w:del>
      <w:del w:id="1165" w:author="Bruno dos Santos Rodrigues" w:date="2016-12-04T11:11:00Z">
        <w:r w:rsidRPr="00E211EF" w:rsidDel="003865DA">
          <w:rPr>
            <w:rFonts w:ascii="Arial" w:eastAsia="Arial" w:hAnsi="Arial" w:cs="Arial"/>
            <w:sz w:val="24"/>
            <w:szCs w:val="24"/>
            <w:rPrChange w:id="1166" w:author="Bruno dos Santos Rodrigues" w:date="2016-12-04T10:13:00Z">
              <w:rPr>
                <w:rFonts w:ascii="Arial" w:hAnsi="Arial" w:cs="Arial"/>
                <w:i w:val="0"/>
                <w:iCs w:val="0"/>
                <w:color w:val="auto"/>
                <w:sz w:val="20"/>
                <w:szCs w:val="20"/>
              </w:rPr>
            </w:rPrChange>
          </w:rPr>
          <w:delText xml:space="preserve"> cadastro de status do Kaizen</w:delText>
        </w:r>
      </w:del>
    </w:p>
    <w:p w14:paraId="2B10C94C" w14:textId="644A2BAA" w:rsidR="0064702A" w:rsidRDefault="0064702A">
      <w:pPr>
        <w:spacing w:before="120" w:after="0" w:line="360" w:lineRule="auto"/>
        <w:ind w:firstLine="709"/>
        <w:jc w:val="both"/>
        <w:rPr>
          <w:ins w:id="1167" w:author="Bruno dos Santos Rodrigues" w:date="2016-12-04T10:18:00Z"/>
          <w:rFonts w:ascii="Arial" w:eastAsia="Arial" w:hAnsi="Arial" w:cs="Arial"/>
          <w:sz w:val="24"/>
          <w:szCs w:val="24"/>
        </w:rPr>
        <w:pPrChange w:id="1168" w:author="Bruno dos Santos Rodrigues" w:date="2016-12-04T10:35:00Z">
          <w:pPr>
            <w:keepNext/>
            <w:spacing w:after="200" w:line="240" w:lineRule="auto"/>
            <w:jc w:val="center"/>
          </w:pPr>
        </w:pPrChange>
      </w:pPr>
      <w:ins w:id="1169" w:author="Bruno dos Santos Rodrigues" w:date="2016-12-04T10:18:00Z">
        <w:r>
          <w:rPr>
            <w:rFonts w:ascii="Arial" w:eastAsia="Arial" w:hAnsi="Arial" w:cs="Arial"/>
            <w:sz w:val="24"/>
            <w:szCs w:val="24"/>
          </w:rPr>
          <w:t>O último cadastro que exige acesso de administrador é o de prioridades de chamado, como vemos na Figura 9 ele segue o mesmo padrão do cadastro de status, opç</w:t>
        </w:r>
      </w:ins>
      <w:ins w:id="1170" w:author="Bruno dos Santos Rodrigues" w:date="2016-12-04T10:19:00Z">
        <w:r>
          <w:rPr>
            <w:rFonts w:ascii="Arial" w:eastAsia="Arial" w:hAnsi="Arial" w:cs="Arial"/>
            <w:sz w:val="24"/>
            <w:szCs w:val="24"/>
          </w:rPr>
          <w:t>ões de renomear e inativar prioridades presentes.</w:t>
        </w:r>
      </w:ins>
    </w:p>
    <w:p w14:paraId="3F83E162" w14:textId="77777777" w:rsidR="003865DA" w:rsidRDefault="00236201">
      <w:pPr>
        <w:keepNext/>
        <w:spacing w:before="120" w:after="0" w:line="360" w:lineRule="auto"/>
        <w:ind w:firstLine="709"/>
        <w:jc w:val="center"/>
        <w:rPr>
          <w:ins w:id="1171" w:author="Bruno dos Santos Rodrigues" w:date="2016-12-04T11:12:00Z"/>
        </w:rPr>
        <w:pPrChange w:id="1172" w:author="Bruno dos Santos Rodrigues" w:date="2016-12-04T11:12:00Z">
          <w:pPr>
            <w:spacing w:before="120" w:after="0" w:line="360" w:lineRule="auto"/>
            <w:ind w:firstLine="709"/>
            <w:jc w:val="both"/>
          </w:pPr>
        </w:pPrChange>
      </w:pPr>
      <w:r w:rsidRPr="00E211EF">
        <w:rPr>
          <w:rFonts w:ascii="Arial" w:eastAsia="Arial" w:hAnsi="Arial" w:cs="Arial"/>
          <w:noProof/>
          <w:sz w:val="24"/>
          <w:szCs w:val="24"/>
          <w:rPrChange w:id="1173" w:author="Bruno dos Santos Rodrigues" w:date="2016-12-04T10:13:00Z">
            <w:rPr>
              <w:noProof/>
            </w:rPr>
          </w:rPrChange>
        </w:rPr>
        <w:lastRenderedPageBreak/>
        <w:drawing>
          <wp:inline distT="0" distB="0" distL="0" distR="0" wp14:anchorId="75BF276B" wp14:editId="5EC2BF43">
            <wp:extent cx="2915635" cy="341545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o de Prioridade.JPG"/>
                    <pic:cNvPicPr/>
                  </pic:nvPicPr>
                  <pic:blipFill>
                    <a:blip r:embed="rId18">
                      <a:extLst>
                        <a:ext uri="{28A0092B-C50C-407E-A947-70E740481C1C}">
                          <a14:useLocalDpi xmlns:a14="http://schemas.microsoft.com/office/drawing/2010/main" val="0"/>
                        </a:ext>
                      </a:extLst>
                    </a:blip>
                    <a:stretch>
                      <a:fillRect/>
                    </a:stretch>
                  </pic:blipFill>
                  <pic:spPr>
                    <a:xfrm>
                      <a:off x="0" y="0"/>
                      <a:ext cx="2915635" cy="3415459"/>
                    </a:xfrm>
                    <a:prstGeom prst="rect">
                      <a:avLst/>
                    </a:prstGeom>
                  </pic:spPr>
                </pic:pic>
              </a:graphicData>
            </a:graphic>
          </wp:inline>
        </w:drawing>
      </w:r>
    </w:p>
    <w:p w14:paraId="444BCD49" w14:textId="65CA3A3B" w:rsidR="005608C5" w:rsidRPr="00E211EF" w:rsidRDefault="003865DA">
      <w:pPr>
        <w:pStyle w:val="Legenda"/>
        <w:jc w:val="center"/>
        <w:rPr>
          <w:rFonts w:ascii="Arial" w:eastAsia="Arial" w:hAnsi="Arial" w:cs="Arial"/>
          <w:sz w:val="24"/>
          <w:szCs w:val="24"/>
          <w:rPrChange w:id="1174" w:author="Bruno dos Santos Rodrigues" w:date="2016-12-04T10:13:00Z">
            <w:rPr/>
          </w:rPrChange>
        </w:rPr>
        <w:pPrChange w:id="1175" w:author="Bruno dos Santos Rodrigues" w:date="2016-12-04T11:12:00Z">
          <w:pPr>
            <w:keepNext/>
            <w:spacing w:after="200" w:line="240" w:lineRule="auto"/>
            <w:jc w:val="center"/>
          </w:pPr>
        </w:pPrChange>
      </w:pPr>
      <w:bookmarkStart w:id="1176" w:name="_Toc468623234"/>
      <w:ins w:id="1177" w:author="Bruno dos Santos Rodrigues" w:date="2016-12-04T11:12:00Z">
        <w:r>
          <w:t xml:space="preserve">Figura </w:t>
        </w:r>
        <w:r>
          <w:fldChar w:fldCharType="begin"/>
        </w:r>
        <w:r>
          <w:instrText xml:space="preserve"> SEQ Figura \* ARABIC </w:instrText>
        </w:r>
      </w:ins>
      <w:r>
        <w:fldChar w:fldCharType="separate"/>
      </w:r>
      <w:ins w:id="1178" w:author="Bruno dos Santos Rodrigues" w:date="2016-12-04T11:12:00Z">
        <w:r>
          <w:rPr>
            <w:noProof/>
          </w:rPr>
          <w:t>9</w:t>
        </w:r>
        <w:r>
          <w:fldChar w:fldCharType="end"/>
        </w:r>
        <w:r>
          <w:t xml:space="preserve"> Janela Cadastro de Prioridade</w:t>
        </w:r>
      </w:ins>
      <w:bookmarkEnd w:id="1176"/>
    </w:p>
    <w:p w14:paraId="188CDE0B" w14:textId="6980BA3E" w:rsidR="00236201" w:rsidRPr="00E211EF" w:rsidDel="003865DA" w:rsidRDefault="005608C5">
      <w:pPr>
        <w:spacing w:before="120" w:after="0" w:line="360" w:lineRule="auto"/>
        <w:ind w:firstLine="709"/>
        <w:jc w:val="both"/>
        <w:rPr>
          <w:del w:id="1179" w:author="Bruno dos Santos Rodrigues" w:date="2016-12-04T11:12:00Z"/>
          <w:rFonts w:ascii="Arial" w:eastAsia="Arial" w:hAnsi="Arial" w:cs="Arial"/>
          <w:sz w:val="24"/>
          <w:szCs w:val="24"/>
          <w:rPrChange w:id="1180" w:author="Bruno dos Santos Rodrigues" w:date="2016-12-04T10:13:00Z">
            <w:rPr>
              <w:del w:id="1181" w:author="Bruno dos Santos Rodrigues" w:date="2016-12-04T11:12:00Z"/>
              <w:rFonts w:ascii="Arial" w:hAnsi="Arial" w:cs="Arial"/>
              <w:color w:val="auto"/>
              <w:sz w:val="20"/>
            </w:rPr>
          </w:rPrChange>
        </w:rPr>
        <w:pPrChange w:id="1182" w:author="Bruno dos Santos Rodrigues" w:date="2016-12-04T10:35:00Z">
          <w:pPr>
            <w:pStyle w:val="Legenda"/>
            <w:jc w:val="center"/>
          </w:pPr>
        </w:pPrChange>
      </w:pPr>
      <w:del w:id="1183" w:author="Bruno dos Santos Rodrigues" w:date="2016-12-04T11:12:00Z">
        <w:r w:rsidRPr="00E211EF" w:rsidDel="003865DA">
          <w:rPr>
            <w:rFonts w:ascii="Arial" w:eastAsia="Arial" w:hAnsi="Arial" w:cs="Arial"/>
            <w:sz w:val="24"/>
            <w:szCs w:val="24"/>
            <w:rPrChange w:id="1184" w:author="Bruno dos Santos Rodrigues" w:date="2016-12-04T10:13:00Z">
              <w:rPr>
                <w:rFonts w:ascii="Arial" w:hAnsi="Arial" w:cs="Arial"/>
                <w:i w:val="0"/>
                <w:iCs w:val="0"/>
                <w:color w:val="auto"/>
                <w:sz w:val="20"/>
              </w:rPr>
            </w:rPrChange>
          </w:rPr>
          <w:delText xml:space="preserve">Figura </w:delText>
        </w:r>
        <w:r w:rsidRPr="00E211EF" w:rsidDel="003865DA">
          <w:rPr>
            <w:rFonts w:ascii="Arial" w:eastAsia="Arial" w:hAnsi="Arial" w:cs="Arial"/>
            <w:sz w:val="24"/>
            <w:szCs w:val="24"/>
            <w:rPrChange w:id="1185" w:author="Bruno dos Santos Rodrigues" w:date="2016-12-04T10:13:00Z">
              <w:rPr>
                <w:rFonts w:ascii="Arial" w:hAnsi="Arial" w:cs="Arial"/>
                <w:i w:val="0"/>
                <w:iCs w:val="0"/>
                <w:color w:val="auto"/>
                <w:sz w:val="20"/>
              </w:rPr>
            </w:rPrChange>
          </w:rPr>
          <w:fldChar w:fldCharType="begin"/>
        </w:r>
        <w:r w:rsidRPr="00E211EF" w:rsidDel="003865DA">
          <w:rPr>
            <w:rFonts w:ascii="Arial" w:eastAsia="Arial" w:hAnsi="Arial" w:cs="Arial"/>
            <w:sz w:val="24"/>
            <w:szCs w:val="24"/>
            <w:rPrChange w:id="1186" w:author="Bruno dos Santos Rodrigues" w:date="2016-12-04T10:13:00Z">
              <w:rPr>
                <w:rFonts w:ascii="Arial" w:hAnsi="Arial" w:cs="Arial"/>
                <w:i w:val="0"/>
                <w:iCs w:val="0"/>
                <w:color w:val="auto"/>
                <w:sz w:val="20"/>
              </w:rPr>
            </w:rPrChange>
          </w:rPr>
          <w:delInstrText xml:space="preserve"> SEQ Figura \* ARABIC </w:delInstrText>
        </w:r>
        <w:r w:rsidRPr="00E211EF" w:rsidDel="003865DA">
          <w:rPr>
            <w:rFonts w:ascii="Arial" w:eastAsia="Arial" w:hAnsi="Arial" w:cs="Arial"/>
            <w:sz w:val="24"/>
            <w:szCs w:val="24"/>
            <w:rPrChange w:id="1187" w:author="Bruno dos Santos Rodrigues" w:date="2016-12-04T10:13:00Z">
              <w:rPr>
                <w:rFonts w:ascii="Arial" w:hAnsi="Arial" w:cs="Arial"/>
                <w:i w:val="0"/>
                <w:iCs w:val="0"/>
                <w:color w:val="auto"/>
                <w:sz w:val="20"/>
              </w:rPr>
            </w:rPrChange>
          </w:rPr>
          <w:fldChar w:fldCharType="separate"/>
        </w:r>
      </w:del>
      <w:del w:id="1188" w:author="Bruno dos Santos Rodrigues" w:date="2016-12-04T11:10:00Z">
        <w:r w:rsidR="000E1A31" w:rsidRPr="00E211EF" w:rsidDel="003865DA">
          <w:rPr>
            <w:rFonts w:ascii="Arial" w:eastAsia="Arial" w:hAnsi="Arial" w:cs="Arial"/>
            <w:noProof/>
            <w:sz w:val="24"/>
            <w:szCs w:val="24"/>
            <w:rPrChange w:id="1189" w:author="Bruno dos Santos Rodrigues" w:date="2016-12-04T10:13:00Z">
              <w:rPr>
                <w:rFonts w:ascii="Arial" w:hAnsi="Arial" w:cs="Arial"/>
                <w:i w:val="0"/>
                <w:iCs w:val="0"/>
                <w:noProof/>
                <w:color w:val="auto"/>
                <w:sz w:val="20"/>
              </w:rPr>
            </w:rPrChange>
          </w:rPr>
          <w:delText>9</w:delText>
        </w:r>
      </w:del>
      <w:del w:id="1190" w:author="Bruno dos Santos Rodrigues" w:date="2016-12-04T11:12:00Z">
        <w:r w:rsidRPr="00E211EF" w:rsidDel="003865DA">
          <w:rPr>
            <w:rFonts w:ascii="Arial" w:eastAsia="Arial" w:hAnsi="Arial" w:cs="Arial"/>
            <w:sz w:val="24"/>
            <w:szCs w:val="24"/>
            <w:rPrChange w:id="1191" w:author="Bruno dos Santos Rodrigues" w:date="2016-12-04T10:13:00Z">
              <w:rPr>
                <w:rFonts w:ascii="Arial" w:hAnsi="Arial" w:cs="Arial"/>
                <w:i w:val="0"/>
                <w:iCs w:val="0"/>
                <w:color w:val="auto"/>
                <w:sz w:val="20"/>
              </w:rPr>
            </w:rPrChange>
          </w:rPr>
          <w:fldChar w:fldCharType="end"/>
        </w:r>
        <w:r w:rsidRPr="00E211EF" w:rsidDel="003865DA">
          <w:rPr>
            <w:rFonts w:ascii="Arial" w:eastAsia="Arial" w:hAnsi="Arial" w:cs="Arial"/>
            <w:sz w:val="24"/>
            <w:szCs w:val="24"/>
            <w:rPrChange w:id="1192" w:author="Bruno dos Santos Rodrigues" w:date="2016-12-04T10:13:00Z">
              <w:rPr>
                <w:rFonts w:ascii="Arial" w:hAnsi="Arial" w:cs="Arial"/>
                <w:i w:val="0"/>
                <w:iCs w:val="0"/>
                <w:color w:val="auto"/>
                <w:sz w:val="20"/>
              </w:rPr>
            </w:rPrChange>
          </w:rPr>
          <w:delText xml:space="preserve"> - </w:delText>
        </w:r>
      </w:del>
      <w:del w:id="1193" w:author="Bruno dos Santos Rodrigues" w:date="2016-12-04T10:22:00Z">
        <w:r w:rsidRPr="00E211EF" w:rsidDel="0064702A">
          <w:rPr>
            <w:rFonts w:ascii="Arial" w:eastAsia="Arial" w:hAnsi="Arial" w:cs="Arial"/>
            <w:sz w:val="24"/>
            <w:szCs w:val="24"/>
            <w:rPrChange w:id="1194" w:author="Bruno dos Santos Rodrigues" w:date="2016-12-04T10:13:00Z">
              <w:rPr>
                <w:rFonts w:ascii="Arial" w:hAnsi="Arial" w:cs="Arial"/>
                <w:i w:val="0"/>
                <w:iCs w:val="0"/>
                <w:color w:val="auto"/>
                <w:sz w:val="20"/>
              </w:rPr>
            </w:rPrChange>
          </w:rPr>
          <w:delText>Tela</w:delText>
        </w:r>
      </w:del>
      <w:del w:id="1195" w:author="Bruno dos Santos Rodrigues" w:date="2016-12-04T11:12:00Z">
        <w:r w:rsidRPr="00E211EF" w:rsidDel="003865DA">
          <w:rPr>
            <w:rFonts w:ascii="Arial" w:eastAsia="Arial" w:hAnsi="Arial" w:cs="Arial"/>
            <w:sz w:val="24"/>
            <w:szCs w:val="24"/>
            <w:rPrChange w:id="1196" w:author="Bruno dos Santos Rodrigues" w:date="2016-12-04T10:13:00Z">
              <w:rPr>
                <w:rFonts w:ascii="Arial" w:hAnsi="Arial" w:cs="Arial"/>
                <w:i w:val="0"/>
                <w:iCs w:val="0"/>
                <w:color w:val="auto"/>
                <w:sz w:val="20"/>
              </w:rPr>
            </w:rPrChange>
          </w:rPr>
          <w:delText xml:space="preserve"> cadastro de prioridade do Kaizen</w:delText>
        </w:r>
      </w:del>
    </w:p>
    <w:p w14:paraId="6000C739" w14:textId="77777777" w:rsidR="00E32BB1" w:rsidRDefault="00E32BB1">
      <w:pPr>
        <w:spacing w:before="120" w:after="0" w:line="360" w:lineRule="auto"/>
        <w:ind w:firstLine="709"/>
        <w:jc w:val="both"/>
        <w:rPr>
          <w:ins w:id="1197" w:author="Bruno dos Santos Rodrigues" w:date="2016-12-04T10:32:00Z"/>
          <w:rFonts w:ascii="Arial" w:eastAsia="Arial" w:hAnsi="Arial" w:cs="Arial"/>
          <w:sz w:val="24"/>
          <w:szCs w:val="24"/>
        </w:rPr>
        <w:pPrChange w:id="1198" w:author="Bruno dos Santos Rodrigues" w:date="2016-12-04T10:35:00Z">
          <w:pPr>
            <w:keepNext/>
            <w:spacing w:after="200" w:line="240" w:lineRule="auto"/>
            <w:jc w:val="center"/>
          </w:pPr>
        </w:pPrChange>
      </w:pPr>
      <w:ins w:id="1199" w:author="Bruno dos Santos Rodrigues" w:date="2016-12-04T10:27:00Z">
        <w:r>
          <w:rPr>
            <w:rFonts w:ascii="Arial" w:eastAsia="Arial" w:hAnsi="Arial" w:cs="Arial"/>
            <w:sz w:val="24"/>
            <w:szCs w:val="24"/>
          </w:rPr>
          <w:tab/>
          <w:t>As próximas janelas estão disponíveis para todos os usuários. Na figura 10 a janela de Cadastro de Pessoas, o campo ID s</w:t>
        </w:r>
      </w:ins>
      <w:ins w:id="1200" w:author="Bruno dos Santos Rodrigues" w:date="2016-12-04T10:28:00Z">
        <w:r>
          <w:rPr>
            <w:rFonts w:ascii="Arial" w:eastAsia="Arial" w:hAnsi="Arial" w:cs="Arial"/>
            <w:sz w:val="24"/>
            <w:szCs w:val="24"/>
          </w:rPr>
          <w:t xml:space="preserve">ó é preenchido depois que o cadastro é salvo já que esse dado é gerado pelo banco de dados baseado no último registro gravado. Nos outros campos podemos cadastrar: nome, telefone, ramal, email, departamento, cargo e grupo da pessoa. </w:t>
        </w:r>
      </w:ins>
    </w:p>
    <w:p w14:paraId="2BBAD7D5" w14:textId="77777777" w:rsidR="00E32BB1" w:rsidRDefault="00E32BB1">
      <w:pPr>
        <w:spacing w:before="120" w:after="0" w:line="360" w:lineRule="auto"/>
        <w:ind w:firstLine="709"/>
        <w:jc w:val="both"/>
        <w:rPr>
          <w:ins w:id="1201" w:author="Bruno dos Santos Rodrigues" w:date="2016-12-04T10:32:00Z"/>
          <w:rFonts w:ascii="Arial" w:eastAsia="Arial" w:hAnsi="Arial" w:cs="Arial"/>
          <w:sz w:val="24"/>
          <w:szCs w:val="24"/>
        </w:rPr>
        <w:pPrChange w:id="1202" w:author="Bruno dos Santos Rodrigues" w:date="2016-12-04T10:35:00Z">
          <w:pPr>
            <w:keepNext/>
            <w:spacing w:after="200" w:line="240" w:lineRule="auto"/>
            <w:jc w:val="center"/>
          </w:pPr>
        </w:pPrChange>
      </w:pPr>
      <w:ins w:id="1203" w:author="Bruno dos Santos Rodrigues" w:date="2016-12-04T10:28:00Z">
        <w:r>
          <w:rPr>
            <w:rFonts w:ascii="Arial" w:eastAsia="Arial" w:hAnsi="Arial" w:cs="Arial"/>
            <w:sz w:val="24"/>
            <w:szCs w:val="24"/>
          </w:rPr>
          <w:t xml:space="preserve">O grupo </w:t>
        </w:r>
      </w:ins>
      <w:ins w:id="1204" w:author="Bruno dos Santos Rodrigues" w:date="2016-12-04T10:29:00Z">
        <w:r>
          <w:rPr>
            <w:rFonts w:ascii="Arial" w:eastAsia="Arial" w:hAnsi="Arial" w:cs="Arial"/>
            <w:sz w:val="24"/>
            <w:szCs w:val="24"/>
          </w:rPr>
          <w:t>é simplesmente um agregador de pessoas, não contém nenhuma propriedade especial, caso o grupo não esteja presente na lista é necessário clicar na lupa para atualizar a lista de grupos, caso ainda n</w:t>
        </w:r>
      </w:ins>
      <w:ins w:id="1205" w:author="Bruno dos Santos Rodrigues" w:date="2016-12-04T10:30:00Z">
        <w:r>
          <w:rPr>
            <w:rFonts w:ascii="Arial" w:eastAsia="Arial" w:hAnsi="Arial" w:cs="Arial"/>
            <w:sz w:val="24"/>
            <w:szCs w:val="24"/>
          </w:rPr>
          <w:t>ão exista o grupo necessário a esse cadastro basta clicar no botão “Novo Grupo” para abrir a janela de cadastro de grupos sem perder o trabalho iniciado no cadastro de pessoa.</w:t>
        </w:r>
      </w:ins>
      <w:ins w:id="1206" w:author="Bruno dos Santos Rodrigues" w:date="2016-12-04T10:31:00Z">
        <w:r>
          <w:rPr>
            <w:rFonts w:ascii="Arial" w:eastAsia="Arial" w:hAnsi="Arial" w:cs="Arial"/>
            <w:sz w:val="24"/>
            <w:szCs w:val="24"/>
          </w:rPr>
          <w:t xml:space="preserve"> </w:t>
        </w:r>
      </w:ins>
    </w:p>
    <w:p w14:paraId="7A21048A" w14:textId="755DD4D5" w:rsidR="0064702A" w:rsidRDefault="00E32BB1">
      <w:pPr>
        <w:spacing w:before="120" w:after="0" w:line="360" w:lineRule="auto"/>
        <w:ind w:firstLine="709"/>
        <w:jc w:val="both"/>
        <w:rPr>
          <w:ins w:id="1207" w:author="Bruno dos Santos Rodrigues" w:date="2016-12-04T10:26:00Z"/>
          <w:rFonts w:ascii="Arial" w:eastAsia="Arial" w:hAnsi="Arial" w:cs="Arial"/>
          <w:sz w:val="24"/>
          <w:szCs w:val="24"/>
        </w:rPr>
        <w:pPrChange w:id="1208" w:author="Bruno dos Santos Rodrigues" w:date="2016-12-04T10:35:00Z">
          <w:pPr>
            <w:keepNext/>
            <w:spacing w:after="200" w:line="240" w:lineRule="auto"/>
            <w:jc w:val="center"/>
          </w:pPr>
        </w:pPrChange>
      </w:pPr>
      <w:ins w:id="1209" w:author="Bruno dos Santos Rodrigues" w:date="2016-12-04T10:31:00Z">
        <w:r>
          <w:rPr>
            <w:rFonts w:ascii="Arial" w:eastAsia="Arial" w:hAnsi="Arial" w:cs="Arial"/>
            <w:sz w:val="24"/>
            <w:szCs w:val="24"/>
          </w:rPr>
          <w:t>Após encerrar o cadastro e o ID da nova pessoa ter sido retornado caso queira realizar um novo cadastro basta usar o botão Nova Pessoa que os dados anteriores são retirados da janela preparando-a para um novo cadastro.</w:t>
        </w:r>
      </w:ins>
    </w:p>
    <w:p w14:paraId="4CEB75B7" w14:textId="77777777" w:rsidR="00E32BB1" w:rsidRDefault="00E32BB1">
      <w:pPr>
        <w:spacing w:before="120" w:after="0" w:line="360" w:lineRule="auto"/>
        <w:ind w:firstLine="709"/>
        <w:jc w:val="both"/>
        <w:rPr>
          <w:ins w:id="1210" w:author="Bruno dos Santos Rodrigues" w:date="2016-12-04T10:19:00Z"/>
          <w:rFonts w:ascii="Arial" w:eastAsia="Arial" w:hAnsi="Arial" w:cs="Arial"/>
          <w:sz w:val="24"/>
          <w:szCs w:val="24"/>
        </w:rPr>
        <w:pPrChange w:id="1211" w:author="Bruno dos Santos Rodrigues" w:date="2016-12-04T10:35:00Z">
          <w:pPr>
            <w:keepNext/>
            <w:spacing w:after="200" w:line="240" w:lineRule="auto"/>
            <w:jc w:val="center"/>
          </w:pPr>
        </w:pPrChange>
      </w:pPr>
    </w:p>
    <w:p w14:paraId="03789974" w14:textId="77777777" w:rsidR="003865DA" w:rsidRDefault="004842C4">
      <w:pPr>
        <w:keepNext/>
        <w:spacing w:before="120" w:after="0" w:line="360" w:lineRule="auto"/>
        <w:ind w:firstLine="709"/>
        <w:jc w:val="center"/>
        <w:rPr>
          <w:ins w:id="1212" w:author="Bruno dos Santos Rodrigues" w:date="2016-12-04T11:12:00Z"/>
        </w:rPr>
        <w:pPrChange w:id="1213" w:author="Bruno dos Santos Rodrigues" w:date="2016-12-04T11:12:00Z">
          <w:pPr>
            <w:spacing w:before="120" w:after="0" w:line="360" w:lineRule="auto"/>
            <w:ind w:firstLine="709"/>
            <w:jc w:val="both"/>
          </w:pPr>
        </w:pPrChange>
      </w:pPr>
      <w:r w:rsidRPr="00E211EF">
        <w:rPr>
          <w:rFonts w:ascii="Arial" w:eastAsia="Arial" w:hAnsi="Arial" w:cs="Arial"/>
          <w:noProof/>
          <w:sz w:val="24"/>
          <w:szCs w:val="24"/>
          <w:rPrChange w:id="1214" w:author="Bruno dos Santos Rodrigues" w:date="2016-12-04T10:13:00Z">
            <w:rPr>
              <w:rFonts w:ascii="Arial" w:eastAsia="Arial" w:hAnsi="Arial" w:cs="Arial"/>
              <w:i/>
              <w:noProof/>
              <w:sz w:val="24"/>
              <w:szCs w:val="24"/>
            </w:rPr>
          </w:rPrChange>
        </w:rPr>
        <w:lastRenderedPageBreak/>
        <w:drawing>
          <wp:inline distT="0" distB="0" distL="0" distR="0" wp14:anchorId="5504B341" wp14:editId="0C868B37">
            <wp:extent cx="2683338" cy="3228975"/>
            <wp:effectExtent l="0" t="0" r="317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astro de Grupos.JPG"/>
                    <pic:cNvPicPr/>
                  </pic:nvPicPr>
                  <pic:blipFill>
                    <a:blip r:embed="rId19">
                      <a:extLst>
                        <a:ext uri="{28A0092B-C50C-407E-A947-70E740481C1C}">
                          <a14:useLocalDpi xmlns:a14="http://schemas.microsoft.com/office/drawing/2010/main" val="0"/>
                        </a:ext>
                      </a:extLst>
                    </a:blip>
                    <a:stretch>
                      <a:fillRect/>
                    </a:stretch>
                  </pic:blipFill>
                  <pic:spPr>
                    <a:xfrm>
                      <a:off x="0" y="0"/>
                      <a:ext cx="2683338" cy="3228975"/>
                    </a:xfrm>
                    <a:prstGeom prst="rect">
                      <a:avLst/>
                    </a:prstGeom>
                  </pic:spPr>
                </pic:pic>
              </a:graphicData>
            </a:graphic>
          </wp:inline>
        </w:drawing>
      </w:r>
    </w:p>
    <w:p w14:paraId="4CB1B3D6" w14:textId="7D4617FC" w:rsidR="003865DA" w:rsidRDefault="003865DA">
      <w:pPr>
        <w:pStyle w:val="Legenda"/>
        <w:jc w:val="center"/>
        <w:rPr>
          <w:ins w:id="1215" w:author="Bruno dos Santos Rodrigues" w:date="2016-12-04T11:12:00Z"/>
        </w:rPr>
        <w:pPrChange w:id="1216" w:author="Bruno dos Santos Rodrigues" w:date="2016-12-04T11:12:00Z">
          <w:pPr>
            <w:pStyle w:val="Legenda"/>
          </w:pPr>
        </w:pPrChange>
      </w:pPr>
      <w:bookmarkStart w:id="1217" w:name="_Toc468623235"/>
      <w:ins w:id="1218" w:author="Bruno dos Santos Rodrigues" w:date="2016-12-04T11:12:00Z">
        <w:r>
          <w:t xml:space="preserve">Figura </w:t>
        </w:r>
        <w:r>
          <w:fldChar w:fldCharType="begin"/>
        </w:r>
        <w:r>
          <w:instrText xml:space="preserve"> SEQ Figura \* ARABIC </w:instrText>
        </w:r>
      </w:ins>
      <w:r>
        <w:fldChar w:fldCharType="separate"/>
      </w:r>
      <w:ins w:id="1219" w:author="Bruno dos Santos Rodrigues" w:date="2016-12-04T11:12:00Z">
        <w:r>
          <w:rPr>
            <w:noProof/>
          </w:rPr>
          <w:t>10</w:t>
        </w:r>
        <w:r>
          <w:fldChar w:fldCharType="end"/>
        </w:r>
        <w:r>
          <w:t xml:space="preserve"> Janela Cadastro de Pessoas</w:t>
        </w:r>
        <w:bookmarkEnd w:id="1217"/>
      </w:ins>
    </w:p>
    <w:p w14:paraId="612372E3" w14:textId="2D49CE35" w:rsidR="005608C5" w:rsidRPr="00E211EF" w:rsidRDefault="005608C5">
      <w:pPr>
        <w:spacing w:before="120" w:after="0" w:line="360" w:lineRule="auto"/>
        <w:ind w:firstLine="709"/>
        <w:jc w:val="both"/>
        <w:rPr>
          <w:rFonts w:ascii="Arial" w:eastAsia="Arial" w:hAnsi="Arial" w:cs="Arial"/>
          <w:sz w:val="24"/>
          <w:szCs w:val="24"/>
          <w:rPrChange w:id="1220" w:author="Bruno dos Santos Rodrigues" w:date="2016-12-04T10:13:00Z">
            <w:rPr/>
          </w:rPrChange>
        </w:rPr>
        <w:pPrChange w:id="1221" w:author="Bruno dos Santos Rodrigues" w:date="2016-12-04T10:35:00Z">
          <w:pPr>
            <w:keepNext/>
            <w:spacing w:after="200" w:line="240" w:lineRule="auto"/>
            <w:jc w:val="center"/>
          </w:pPr>
        </w:pPrChange>
      </w:pPr>
    </w:p>
    <w:p w14:paraId="2AEDE542" w14:textId="4BE7A5FF" w:rsidR="00E32BB1" w:rsidRPr="00E32BB1" w:rsidDel="00E32BB1" w:rsidRDefault="005608C5">
      <w:pPr>
        <w:spacing w:before="120" w:after="0" w:line="360" w:lineRule="auto"/>
        <w:ind w:firstLine="709"/>
        <w:jc w:val="both"/>
        <w:rPr>
          <w:del w:id="1222" w:author="Bruno dos Santos Rodrigues" w:date="2016-12-04T10:36:00Z"/>
          <w:rFonts w:ascii="Arial" w:eastAsia="Arial" w:hAnsi="Arial" w:cs="Arial"/>
          <w:i/>
          <w:sz w:val="24"/>
          <w:szCs w:val="24"/>
          <w:rPrChange w:id="1223" w:author="Bruno dos Santos Rodrigues" w:date="2016-12-04T10:35:00Z">
            <w:rPr>
              <w:del w:id="1224" w:author="Bruno dos Santos Rodrigues" w:date="2016-12-04T10:36:00Z"/>
              <w:rFonts w:ascii="Arial" w:eastAsia="Arial" w:hAnsi="Arial" w:cs="Arial"/>
              <w:i w:val="0"/>
              <w:color w:val="auto"/>
              <w:sz w:val="28"/>
              <w:szCs w:val="24"/>
            </w:rPr>
          </w:rPrChange>
        </w:rPr>
        <w:pPrChange w:id="1225" w:author="Bruno dos Santos Rodrigues" w:date="2016-12-04T10:35:00Z">
          <w:pPr>
            <w:pStyle w:val="Legenda"/>
            <w:jc w:val="center"/>
          </w:pPr>
        </w:pPrChange>
      </w:pPr>
      <w:del w:id="1226" w:author="Bruno dos Santos Rodrigues" w:date="2016-12-04T11:12:00Z">
        <w:r w:rsidRPr="00E211EF" w:rsidDel="003865DA">
          <w:rPr>
            <w:rFonts w:ascii="Arial" w:eastAsia="Arial" w:hAnsi="Arial" w:cs="Arial"/>
            <w:sz w:val="24"/>
            <w:szCs w:val="24"/>
            <w:rPrChange w:id="1227" w:author="Bruno dos Santos Rodrigues" w:date="2016-12-04T10:13:00Z">
              <w:rPr>
                <w:rFonts w:ascii="Arial" w:hAnsi="Arial" w:cs="Arial"/>
                <w:i w:val="0"/>
                <w:iCs w:val="0"/>
                <w:color w:val="auto"/>
                <w:sz w:val="20"/>
              </w:rPr>
            </w:rPrChange>
          </w:rPr>
          <w:delText xml:space="preserve">Figura </w:delText>
        </w:r>
        <w:r w:rsidRPr="00E211EF" w:rsidDel="003865DA">
          <w:rPr>
            <w:rFonts w:ascii="Arial" w:eastAsia="Arial" w:hAnsi="Arial" w:cs="Arial"/>
            <w:sz w:val="24"/>
            <w:szCs w:val="24"/>
            <w:rPrChange w:id="1228" w:author="Bruno dos Santos Rodrigues" w:date="2016-12-04T10:13:00Z">
              <w:rPr>
                <w:rFonts w:ascii="Arial" w:hAnsi="Arial" w:cs="Arial"/>
                <w:i w:val="0"/>
                <w:iCs w:val="0"/>
                <w:color w:val="auto"/>
                <w:sz w:val="20"/>
              </w:rPr>
            </w:rPrChange>
          </w:rPr>
          <w:fldChar w:fldCharType="begin"/>
        </w:r>
        <w:r w:rsidRPr="00E211EF" w:rsidDel="003865DA">
          <w:rPr>
            <w:rFonts w:ascii="Arial" w:eastAsia="Arial" w:hAnsi="Arial" w:cs="Arial"/>
            <w:sz w:val="24"/>
            <w:szCs w:val="24"/>
            <w:rPrChange w:id="1229" w:author="Bruno dos Santos Rodrigues" w:date="2016-12-04T10:13:00Z">
              <w:rPr>
                <w:rFonts w:ascii="Arial" w:hAnsi="Arial" w:cs="Arial"/>
                <w:i w:val="0"/>
                <w:iCs w:val="0"/>
                <w:color w:val="auto"/>
                <w:sz w:val="20"/>
              </w:rPr>
            </w:rPrChange>
          </w:rPr>
          <w:delInstrText xml:space="preserve"> SEQ Figura \* ARABIC </w:delInstrText>
        </w:r>
        <w:r w:rsidRPr="00E211EF" w:rsidDel="003865DA">
          <w:rPr>
            <w:rFonts w:ascii="Arial" w:eastAsia="Arial" w:hAnsi="Arial" w:cs="Arial"/>
            <w:sz w:val="24"/>
            <w:szCs w:val="24"/>
            <w:rPrChange w:id="1230" w:author="Bruno dos Santos Rodrigues" w:date="2016-12-04T10:13:00Z">
              <w:rPr>
                <w:rFonts w:ascii="Arial" w:hAnsi="Arial" w:cs="Arial"/>
                <w:i w:val="0"/>
                <w:iCs w:val="0"/>
                <w:color w:val="auto"/>
                <w:sz w:val="20"/>
              </w:rPr>
            </w:rPrChange>
          </w:rPr>
          <w:fldChar w:fldCharType="separate"/>
        </w:r>
      </w:del>
      <w:del w:id="1231" w:author="Bruno dos Santos Rodrigues" w:date="2016-12-04T11:10:00Z">
        <w:r w:rsidR="000E1A31" w:rsidRPr="00E211EF" w:rsidDel="003865DA">
          <w:rPr>
            <w:rFonts w:ascii="Arial" w:eastAsia="Arial" w:hAnsi="Arial" w:cs="Arial"/>
            <w:noProof/>
            <w:sz w:val="24"/>
            <w:szCs w:val="24"/>
            <w:rPrChange w:id="1232" w:author="Bruno dos Santos Rodrigues" w:date="2016-12-04T10:13:00Z">
              <w:rPr>
                <w:rFonts w:ascii="Arial" w:hAnsi="Arial" w:cs="Arial"/>
                <w:i w:val="0"/>
                <w:iCs w:val="0"/>
                <w:noProof/>
                <w:color w:val="auto"/>
                <w:sz w:val="20"/>
              </w:rPr>
            </w:rPrChange>
          </w:rPr>
          <w:delText>10</w:delText>
        </w:r>
      </w:del>
      <w:del w:id="1233" w:author="Bruno dos Santos Rodrigues" w:date="2016-12-04T11:12:00Z">
        <w:r w:rsidRPr="00E211EF" w:rsidDel="003865DA">
          <w:rPr>
            <w:rFonts w:ascii="Arial" w:eastAsia="Arial" w:hAnsi="Arial" w:cs="Arial"/>
            <w:sz w:val="24"/>
            <w:szCs w:val="24"/>
            <w:rPrChange w:id="1234" w:author="Bruno dos Santos Rodrigues" w:date="2016-12-04T10:13:00Z">
              <w:rPr>
                <w:rFonts w:ascii="Arial" w:hAnsi="Arial" w:cs="Arial"/>
                <w:i w:val="0"/>
                <w:iCs w:val="0"/>
                <w:color w:val="auto"/>
                <w:sz w:val="20"/>
              </w:rPr>
            </w:rPrChange>
          </w:rPr>
          <w:fldChar w:fldCharType="end"/>
        </w:r>
        <w:r w:rsidRPr="00E211EF" w:rsidDel="003865DA">
          <w:rPr>
            <w:rFonts w:ascii="Arial" w:eastAsia="Arial" w:hAnsi="Arial" w:cs="Arial"/>
            <w:sz w:val="24"/>
            <w:szCs w:val="24"/>
            <w:rPrChange w:id="1235" w:author="Bruno dos Santos Rodrigues" w:date="2016-12-04T10:13:00Z">
              <w:rPr>
                <w:rFonts w:ascii="Arial" w:hAnsi="Arial" w:cs="Arial"/>
                <w:i w:val="0"/>
                <w:iCs w:val="0"/>
                <w:color w:val="auto"/>
                <w:sz w:val="20"/>
              </w:rPr>
            </w:rPrChange>
          </w:rPr>
          <w:delText xml:space="preserve"> - </w:delText>
        </w:r>
      </w:del>
      <w:del w:id="1236" w:author="Bruno dos Santos Rodrigues" w:date="2016-12-04T10:22:00Z">
        <w:r w:rsidRPr="00E211EF" w:rsidDel="0064702A">
          <w:rPr>
            <w:rFonts w:ascii="Arial" w:eastAsia="Arial" w:hAnsi="Arial" w:cs="Arial"/>
            <w:sz w:val="24"/>
            <w:szCs w:val="24"/>
            <w:rPrChange w:id="1237" w:author="Bruno dos Santos Rodrigues" w:date="2016-12-04T10:13:00Z">
              <w:rPr>
                <w:rFonts w:ascii="Arial" w:hAnsi="Arial" w:cs="Arial"/>
                <w:i w:val="0"/>
                <w:iCs w:val="0"/>
                <w:color w:val="auto"/>
                <w:sz w:val="20"/>
              </w:rPr>
            </w:rPrChange>
          </w:rPr>
          <w:delText>Tela</w:delText>
        </w:r>
      </w:del>
      <w:del w:id="1238" w:author="Bruno dos Santos Rodrigues" w:date="2016-12-04T11:12:00Z">
        <w:r w:rsidRPr="00E211EF" w:rsidDel="003865DA">
          <w:rPr>
            <w:rFonts w:ascii="Arial" w:eastAsia="Arial" w:hAnsi="Arial" w:cs="Arial"/>
            <w:sz w:val="24"/>
            <w:szCs w:val="24"/>
            <w:rPrChange w:id="1239" w:author="Bruno dos Santos Rodrigues" w:date="2016-12-04T10:13:00Z">
              <w:rPr>
                <w:rFonts w:ascii="Arial" w:hAnsi="Arial" w:cs="Arial"/>
                <w:i w:val="0"/>
                <w:iCs w:val="0"/>
                <w:color w:val="auto"/>
                <w:sz w:val="20"/>
              </w:rPr>
            </w:rPrChange>
          </w:rPr>
          <w:delText xml:space="preserve"> cadastro de </w:delText>
        </w:r>
      </w:del>
      <w:del w:id="1240" w:author="Bruno dos Santos Rodrigues" w:date="2016-12-04T10:20:00Z">
        <w:r w:rsidRPr="00E211EF" w:rsidDel="0064702A">
          <w:rPr>
            <w:rFonts w:ascii="Arial" w:eastAsia="Arial" w:hAnsi="Arial" w:cs="Arial"/>
            <w:sz w:val="24"/>
            <w:szCs w:val="24"/>
            <w:rPrChange w:id="1241" w:author="Bruno dos Santos Rodrigues" w:date="2016-12-04T10:13:00Z">
              <w:rPr>
                <w:rFonts w:ascii="Arial" w:hAnsi="Arial" w:cs="Arial"/>
                <w:i w:val="0"/>
                <w:iCs w:val="0"/>
                <w:color w:val="auto"/>
                <w:sz w:val="20"/>
              </w:rPr>
            </w:rPrChange>
          </w:rPr>
          <w:delText xml:space="preserve">grupo </w:delText>
        </w:r>
      </w:del>
      <w:del w:id="1242" w:author="Bruno dos Santos Rodrigues" w:date="2016-12-04T11:12:00Z">
        <w:r w:rsidRPr="00E211EF" w:rsidDel="003865DA">
          <w:rPr>
            <w:rFonts w:ascii="Arial" w:eastAsia="Arial" w:hAnsi="Arial" w:cs="Arial"/>
            <w:sz w:val="24"/>
            <w:szCs w:val="24"/>
            <w:rPrChange w:id="1243" w:author="Bruno dos Santos Rodrigues" w:date="2016-12-04T10:13:00Z">
              <w:rPr>
                <w:rFonts w:ascii="Arial" w:hAnsi="Arial" w:cs="Arial"/>
                <w:i w:val="0"/>
                <w:iCs w:val="0"/>
                <w:color w:val="auto"/>
                <w:sz w:val="20"/>
              </w:rPr>
            </w:rPrChange>
          </w:rPr>
          <w:delText>do Kaizen</w:delText>
        </w:r>
      </w:del>
      <w:ins w:id="1244" w:author="Bruno dos Santos Rodrigues" w:date="2016-12-04T10:36:00Z">
        <w:r w:rsidR="00E32BB1">
          <w:rPr>
            <w:rFonts w:ascii="Arial" w:eastAsia="Arial" w:hAnsi="Arial" w:cs="Arial"/>
            <w:sz w:val="24"/>
            <w:szCs w:val="24"/>
          </w:rPr>
          <w:t>O Cadastro de Grupo é bem simples e segue o mesmo modelo dos cadastros de prioridade e status, com opç</w:t>
        </w:r>
      </w:ins>
      <w:ins w:id="1245" w:author="Bruno dos Santos Rodrigues" w:date="2016-12-04T10:37:00Z">
        <w:r w:rsidR="00E32BB1">
          <w:rPr>
            <w:rFonts w:ascii="Arial" w:eastAsia="Arial" w:hAnsi="Arial" w:cs="Arial"/>
            <w:sz w:val="24"/>
            <w:szCs w:val="24"/>
          </w:rPr>
          <w:t>ões de renomear e inativar um grupo selecionado, assim como vemos na Figura 11</w:t>
        </w:r>
      </w:ins>
    </w:p>
    <w:p w14:paraId="4C80D4AE" w14:textId="77777777" w:rsidR="003865DA" w:rsidRDefault="004842C4">
      <w:pPr>
        <w:keepNext/>
        <w:spacing w:before="120" w:after="0" w:line="360" w:lineRule="auto"/>
        <w:ind w:firstLine="709"/>
        <w:jc w:val="center"/>
        <w:rPr>
          <w:ins w:id="1246" w:author="Bruno dos Santos Rodrigues" w:date="2016-12-04T11:13:00Z"/>
        </w:rPr>
        <w:pPrChange w:id="1247" w:author="Bruno dos Santos Rodrigues" w:date="2016-12-04T11:13:00Z">
          <w:pPr>
            <w:spacing w:before="120" w:after="0" w:line="360" w:lineRule="auto"/>
            <w:ind w:firstLine="709"/>
            <w:jc w:val="both"/>
          </w:pPr>
        </w:pPrChange>
      </w:pPr>
      <w:r w:rsidRPr="00E211EF">
        <w:rPr>
          <w:rFonts w:ascii="Arial" w:eastAsia="Arial" w:hAnsi="Arial" w:cs="Arial"/>
          <w:noProof/>
          <w:sz w:val="24"/>
          <w:szCs w:val="24"/>
          <w:rPrChange w:id="1248" w:author="Bruno dos Santos Rodrigues" w:date="2016-12-04T10:13:00Z">
            <w:rPr>
              <w:rFonts w:ascii="Arial" w:eastAsia="Arial" w:hAnsi="Arial" w:cs="Arial"/>
              <w:i/>
              <w:noProof/>
              <w:sz w:val="24"/>
              <w:szCs w:val="24"/>
            </w:rPr>
          </w:rPrChange>
        </w:rPr>
        <w:lastRenderedPageBreak/>
        <w:drawing>
          <wp:inline distT="0" distB="0" distL="0" distR="0" wp14:anchorId="109D4116" wp14:editId="135DFC62">
            <wp:extent cx="3088844" cy="3687036"/>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dastro de matriz RACI.JPG"/>
                    <pic:cNvPicPr/>
                  </pic:nvPicPr>
                  <pic:blipFill>
                    <a:blip r:embed="rId20">
                      <a:extLst>
                        <a:ext uri="{28A0092B-C50C-407E-A947-70E740481C1C}">
                          <a14:useLocalDpi xmlns:a14="http://schemas.microsoft.com/office/drawing/2010/main" val="0"/>
                        </a:ext>
                      </a:extLst>
                    </a:blip>
                    <a:stretch>
                      <a:fillRect/>
                    </a:stretch>
                  </pic:blipFill>
                  <pic:spPr>
                    <a:xfrm>
                      <a:off x="0" y="0"/>
                      <a:ext cx="3088844" cy="3687036"/>
                    </a:xfrm>
                    <a:prstGeom prst="rect">
                      <a:avLst/>
                    </a:prstGeom>
                  </pic:spPr>
                </pic:pic>
              </a:graphicData>
            </a:graphic>
          </wp:inline>
        </w:drawing>
      </w:r>
    </w:p>
    <w:p w14:paraId="056C0090" w14:textId="6C1D31D9" w:rsidR="003865DA" w:rsidRDefault="003865DA">
      <w:pPr>
        <w:pStyle w:val="Legenda"/>
        <w:jc w:val="center"/>
        <w:rPr>
          <w:ins w:id="1249" w:author="Bruno dos Santos Rodrigues" w:date="2016-12-04T11:13:00Z"/>
        </w:rPr>
        <w:pPrChange w:id="1250" w:author="Bruno dos Santos Rodrigues" w:date="2016-12-04T11:13:00Z">
          <w:pPr>
            <w:pStyle w:val="Legenda"/>
          </w:pPr>
        </w:pPrChange>
      </w:pPr>
      <w:bookmarkStart w:id="1251" w:name="_Toc468623236"/>
      <w:ins w:id="1252" w:author="Bruno dos Santos Rodrigues" w:date="2016-12-04T11:13:00Z">
        <w:r>
          <w:t xml:space="preserve">Figura </w:t>
        </w:r>
        <w:r>
          <w:fldChar w:fldCharType="begin"/>
        </w:r>
        <w:r>
          <w:instrText xml:space="preserve"> SEQ Figura \* ARABIC </w:instrText>
        </w:r>
      </w:ins>
      <w:r>
        <w:fldChar w:fldCharType="separate"/>
      </w:r>
      <w:ins w:id="1253" w:author="Bruno dos Santos Rodrigues" w:date="2016-12-04T11:13:00Z">
        <w:r>
          <w:rPr>
            <w:noProof/>
          </w:rPr>
          <w:t>11</w:t>
        </w:r>
        <w:r>
          <w:fldChar w:fldCharType="end"/>
        </w:r>
        <w:r>
          <w:t xml:space="preserve"> Janela Cadastro de Grupo de Pessoas</w:t>
        </w:r>
        <w:bookmarkEnd w:id="1251"/>
      </w:ins>
    </w:p>
    <w:p w14:paraId="41FA7FEC" w14:textId="074711C1" w:rsidR="005608C5" w:rsidRPr="00E211EF" w:rsidRDefault="005608C5">
      <w:pPr>
        <w:spacing w:before="120" w:after="0" w:line="360" w:lineRule="auto"/>
        <w:ind w:firstLine="709"/>
        <w:jc w:val="both"/>
        <w:rPr>
          <w:rFonts w:ascii="Arial" w:eastAsia="Arial" w:hAnsi="Arial" w:cs="Arial"/>
          <w:sz w:val="24"/>
          <w:szCs w:val="24"/>
          <w:rPrChange w:id="1254" w:author="Bruno dos Santos Rodrigues" w:date="2016-12-04T10:13:00Z">
            <w:rPr/>
          </w:rPrChange>
        </w:rPr>
        <w:pPrChange w:id="1255" w:author="Bruno dos Santos Rodrigues" w:date="2016-12-04T10:35:00Z">
          <w:pPr>
            <w:keepNext/>
            <w:spacing w:after="200" w:line="240" w:lineRule="auto"/>
            <w:jc w:val="center"/>
          </w:pPr>
        </w:pPrChange>
      </w:pPr>
    </w:p>
    <w:p w14:paraId="10F979D2" w14:textId="4C28BD67" w:rsidR="004842C4" w:rsidRPr="00E211EF" w:rsidDel="003865DA" w:rsidRDefault="005608C5">
      <w:pPr>
        <w:spacing w:before="120" w:after="0" w:line="360" w:lineRule="auto"/>
        <w:ind w:firstLine="709"/>
        <w:jc w:val="both"/>
        <w:rPr>
          <w:del w:id="1256" w:author="Bruno dos Santos Rodrigues" w:date="2016-12-04T11:13:00Z"/>
          <w:rFonts w:ascii="Arial" w:eastAsia="Arial" w:hAnsi="Arial" w:cs="Arial"/>
          <w:i/>
          <w:sz w:val="24"/>
          <w:szCs w:val="24"/>
          <w:rPrChange w:id="1257" w:author="Bruno dos Santos Rodrigues" w:date="2016-12-04T10:13:00Z">
            <w:rPr>
              <w:del w:id="1258" w:author="Bruno dos Santos Rodrigues" w:date="2016-12-04T11:13:00Z"/>
              <w:rFonts w:ascii="Arial" w:eastAsia="Arial" w:hAnsi="Arial" w:cs="Arial"/>
              <w:i w:val="0"/>
              <w:color w:val="auto"/>
              <w:sz w:val="28"/>
              <w:szCs w:val="24"/>
            </w:rPr>
          </w:rPrChange>
        </w:rPr>
        <w:pPrChange w:id="1259" w:author="Bruno dos Santos Rodrigues" w:date="2016-12-04T10:35:00Z">
          <w:pPr>
            <w:pStyle w:val="Legenda"/>
            <w:jc w:val="center"/>
          </w:pPr>
        </w:pPrChange>
      </w:pPr>
      <w:del w:id="1260" w:author="Bruno dos Santos Rodrigues" w:date="2016-12-04T11:13:00Z">
        <w:r w:rsidRPr="00E211EF" w:rsidDel="003865DA">
          <w:rPr>
            <w:rFonts w:ascii="Arial" w:eastAsia="Arial" w:hAnsi="Arial" w:cs="Arial"/>
            <w:sz w:val="24"/>
            <w:szCs w:val="24"/>
            <w:rPrChange w:id="1261" w:author="Bruno dos Santos Rodrigues" w:date="2016-12-04T10:13:00Z">
              <w:rPr>
                <w:rFonts w:ascii="Arial" w:hAnsi="Arial" w:cs="Arial"/>
                <w:i w:val="0"/>
                <w:iCs w:val="0"/>
                <w:color w:val="auto"/>
                <w:sz w:val="20"/>
              </w:rPr>
            </w:rPrChange>
          </w:rPr>
          <w:delText xml:space="preserve">Figura </w:delText>
        </w:r>
        <w:r w:rsidRPr="00E211EF" w:rsidDel="003865DA">
          <w:rPr>
            <w:rFonts w:ascii="Arial" w:eastAsia="Arial" w:hAnsi="Arial" w:cs="Arial"/>
            <w:sz w:val="24"/>
            <w:szCs w:val="24"/>
            <w:rPrChange w:id="1262" w:author="Bruno dos Santos Rodrigues" w:date="2016-12-04T10:13:00Z">
              <w:rPr>
                <w:rFonts w:ascii="Arial" w:hAnsi="Arial" w:cs="Arial"/>
                <w:i w:val="0"/>
                <w:iCs w:val="0"/>
                <w:color w:val="auto"/>
                <w:sz w:val="20"/>
              </w:rPr>
            </w:rPrChange>
          </w:rPr>
          <w:fldChar w:fldCharType="begin"/>
        </w:r>
        <w:r w:rsidRPr="00E211EF" w:rsidDel="003865DA">
          <w:rPr>
            <w:rFonts w:ascii="Arial" w:eastAsia="Arial" w:hAnsi="Arial" w:cs="Arial"/>
            <w:sz w:val="24"/>
            <w:szCs w:val="24"/>
            <w:rPrChange w:id="1263" w:author="Bruno dos Santos Rodrigues" w:date="2016-12-04T10:13:00Z">
              <w:rPr>
                <w:rFonts w:ascii="Arial" w:hAnsi="Arial" w:cs="Arial"/>
                <w:i w:val="0"/>
                <w:iCs w:val="0"/>
                <w:color w:val="auto"/>
                <w:sz w:val="20"/>
              </w:rPr>
            </w:rPrChange>
          </w:rPr>
          <w:delInstrText xml:space="preserve"> SEQ Figura \* ARABIC </w:delInstrText>
        </w:r>
        <w:r w:rsidRPr="00E211EF" w:rsidDel="003865DA">
          <w:rPr>
            <w:rFonts w:ascii="Arial" w:eastAsia="Arial" w:hAnsi="Arial" w:cs="Arial"/>
            <w:sz w:val="24"/>
            <w:szCs w:val="24"/>
            <w:rPrChange w:id="1264" w:author="Bruno dos Santos Rodrigues" w:date="2016-12-04T10:13:00Z">
              <w:rPr>
                <w:rFonts w:ascii="Arial" w:hAnsi="Arial" w:cs="Arial"/>
                <w:i w:val="0"/>
                <w:iCs w:val="0"/>
                <w:color w:val="auto"/>
                <w:sz w:val="20"/>
              </w:rPr>
            </w:rPrChange>
          </w:rPr>
          <w:fldChar w:fldCharType="separate"/>
        </w:r>
      </w:del>
      <w:del w:id="1265" w:author="Bruno dos Santos Rodrigues" w:date="2016-12-04T11:10:00Z">
        <w:r w:rsidR="000E1A31" w:rsidRPr="00E211EF" w:rsidDel="003865DA">
          <w:rPr>
            <w:rFonts w:ascii="Arial" w:eastAsia="Arial" w:hAnsi="Arial" w:cs="Arial"/>
            <w:noProof/>
            <w:sz w:val="24"/>
            <w:szCs w:val="24"/>
            <w:rPrChange w:id="1266" w:author="Bruno dos Santos Rodrigues" w:date="2016-12-04T10:13:00Z">
              <w:rPr>
                <w:rFonts w:ascii="Arial" w:hAnsi="Arial" w:cs="Arial"/>
                <w:i w:val="0"/>
                <w:iCs w:val="0"/>
                <w:noProof/>
                <w:color w:val="auto"/>
                <w:sz w:val="20"/>
              </w:rPr>
            </w:rPrChange>
          </w:rPr>
          <w:delText>11</w:delText>
        </w:r>
      </w:del>
      <w:del w:id="1267" w:author="Bruno dos Santos Rodrigues" w:date="2016-12-04T11:13:00Z">
        <w:r w:rsidRPr="00E211EF" w:rsidDel="003865DA">
          <w:rPr>
            <w:rFonts w:ascii="Arial" w:eastAsia="Arial" w:hAnsi="Arial" w:cs="Arial"/>
            <w:sz w:val="24"/>
            <w:szCs w:val="24"/>
            <w:rPrChange w:id="1268" w:author="Bruno dos Santos Rodrigues" w:date="2016-12-04T10:13:00Z">
              <w:rPr>
                <w:rFonts w:ascii="Arial" w:hAnsi="Arial" w:cs="Arial"/>
                <w:i w:val="0"/>
                <w:iCs w:val="0"/>
                <w:color w:val="auto"/>
                <w:sz w:val="20"/>
              </w:rPr>
            </w:rPrChange>
          </w:rPr>
          <w:fldChar w:fldCharType="end"/>
        </w:r>
        <w:r w:rsidRPr="00E211EF" w:rsidDel="003865DA">
          <w:rPr>
            <w:rFonts w:ascii="Arial" w:eastAsia="Arial" w:hAnsi="Arial" w:cs="Arial"/>
            <w:sz w:val="24"/>
            <w:szCs w:val="24"/>
            <w:rPrChange w:id="1269" w:author="Bruno dos Santos Rodrigues" w:date="2016-12-04T10:13:00Z">
              <w:rPr>
                <w:rFonts w:ascii="Arial" w:hAnsi="Arial" w:cs="Arial"/>
                <w:i w:val="0"/>
                <w:iCs w:val="0"/>
                <w:color w:val="auto"/>
                <w:sz w:val="20"/>
              </w:rPr>
            </w:rPrChange>
          </w:rPr>
          <w:delText xml:space="preserve"> - </w:delText>
        </w:r>
      </w:del>
      <w:del w:id="1270" w:author="Bruno dos Santos Rodrigues" w:date="2016-12-04T10:22:00Z">
        <w:r w:rsidRPr="00E211EF" w:rsidDel="0064702A">
          <w:rPr>
            <w:rFonts w:ascii="Arial" w:eastAsia="Arial" w:hAnsi="Arial" w:cs="Arial"/>
            <w:sz w:val="24"/>
            <w:szCs w:val="24"/>
            <w:rPrChange w:id="1271" w:author="Bruno dos Santos Rodrigues" w:date="2016-12-04T10:13:00Z">
              <w:rPr>
                <w:rFonts w:ascii="Arial" w:hAnsi="Arial" w:cs="Arial"/>
                <w:i w:val="0"/>
                <w:iCs w:val="0"/>
                <w:color w:val="auto"/>
                <w:sz w:val="20"/>
              </w:rPr>
            </w:rPrChange>
          </w:rPr>
          <w:delText>Tela</w:delText>
        </w:r>
      </w:del>
      <w:del w:id="1272" w:author="Bruno dos Santos Rodrigues" w:date="2016-12-04T11:13:00Z">
        <w:r w:rsidRPr="00E211EF" w:rsidDel="003865DA">
          <w:rPr>
            <w:rFonts w:ascii="Arial" w:eastAsia="Arial" w:hAnsi="Arial" w:cs="Arial"/>
            <w:sz w:val="24"/>
            <w:szCs w:val="24"/>
            <w:rPrChange w:id="1273" w:author="Bruno dos Santos Rodrigues" w:date="2016-12-04T10:13:00Z">
              <w:rPr>
                <w:rFonts w:ascii="Arial" w:hAnsi="Arial" w:cs="Arial"/>
                <w:i w:val="0"/>
                <w:iCs w:val="0"/>
                <w:color w:val="auto"/>
                <w:sz w:val="20"/>
              </w:rPr>
            </w:rPrChange>
          </w:rPr>
          <w:delText xml:space="preserve"> </w:delText>
        </w:r>
      </w:del>
      <w:del w:id="1274" w:author="Bruno dos Santos Rodrigues" w:date="2016-12-04T10:34:00Z">
        <w:r w:rsidRPr="00E211EF" w:rsidDel="00E32BB1">
          <w:rPr>
            <w:rFonts w:ascii="Arial" w:eastAsia="Arial" w:hAnsi="Arial" w:cs="Arial"/>
            <w:sz w:val="24"/>
            <w:szCs w:val="24"/>
            <w:rPrChange w:id="1275" w:author="Bruno dos Santos Rodrigues" w:date="2016-12-04T10:13:00Z">
              <w:rPr>
                <w:rFonts w:ascii="Arial" w:hAnsi="Arial" w:cs="Arial"/>
                <w:i w:val="0"/>
                <w:iCs w:val="0"/>
                <w:color w:val="auto"/>
                <w:sz w:val="20"/>
              </w:rPr>
            </w:rPrChange>
          </w:rPr>
          <w:delText>cadastro da matriz RACI do Kaizen</w:delText>
        </w:r>
      </w:del>
    </w:p>
    <w:p w14:paraId="70A54E74" w14:textId="1081DB89" w:rsidR="004842C4" w:rsidRPr="00E211EF" w:rsidRDefault="004842C4">
      <w:pPr>
        <w:spacing w:before="120" w:after="0" w:line="360" w:lineRule="auto"/>
        <w:ind w:firstLine="709"/>
        <w:jc w:val="both"/>
        <w:rPr>
          <w:rFonts w:ascii="Arial" w:eastAsia="Arial" w:hAnsi="Arial" w:cs="Arial"/>
          <w:sz w:val="24"/>
          <w:szCs w:val="24"/>
          <w:rPrChange w:id="1276" w:author="Bruno dos Santos Rodrigues" w:date="2016-12-04T10:13:00Z">
            <w:rPr>
              <w:rFonts w:ascii="Arial" w:eastAsia="Arial" w:hAnsi="Arial" w:cs="Arial"/>
              <w:i/>
              <w:sz w:val="24"/>
              <w:szCs w:val="24"/>
            </w:rPr>
          </w:rPrChange>
        </w:rPr>
        <w:pPrChange w:id="1277" w:author="Bruno dos Santos Rodrigues" w:date="2016-12-04T10:35:00Z">
          <w:pPr>
            <w:spacing w:after="200" w:line="240" w:lineRule="auto"/>
            <w:jc w:val="center"/>
          </w:pPr>
        </w:pPrChange>
      </w:pPr>
    </w:p>
    <w:p w14:paraId="0EA4FBE3" w14:textId="77777777" w:rsidR="004842C4" w:rsidRPr="00E211EF" w:rsidRDefault="004842C4">
      <w:pPr>
        <w:spacing w:before="120" w:after="0" w:line="360" w:lineRule="auto"/>
        <w:ind w:firstLine="709"/>
        <w:jc w:val="both"/>
        <w:rPr>
          <w:rFonts w:ascii="Arial" w:eastAsia="Arial" w:hAnsi="Arial" w:cs="Arial"/>
          <w:sz w:val="24"/>
          <w:szCs w:val="24"/>
          <w:rPrChange w:id="1278" w:author="Bruno dos Santos Rodrigues" w:date="2016-12-04T10:13:00Z">
            <w:rPr>
              <w:rFonts w:ascii="Arial" w:eastAsia="Arial" w:hAnsi="Arial" w:cs="Arial"/>
              <w:i/>
              <w:sz w:val="24"/>
              <w:szCs w:val="24"/>
            </w:rPr>
          </w:rPrChange>
        </w:rPr>
        <w:pPrChange w:id="1279" w:author="Bruno dos Santos Rodrigues" w:date="2016-12-04T10:35:00Z">
          <w:pPr>
            <w:spacing w:after="200" w:line="240" w:lineRule="auto"/>
            <w:jc w:val="center"/>
          </w:pPr>
        </w:pPrChange>
      </w:pPr>
    </w:p>
    <w:p w14:paraId="1CC9A638" w14:textId="4621E57D" w:rsidR="004842C4" w:rsidRPr="00E211EF" w:rsidRDefault="004842C4">
      <w:pPr>
        <w:spacing w:before="120" w:after="0" w:line="360" w:lineRule="auto"/>
        <w:ind w:firstLine="709"/>
        <w:jc w:val="both"/>
        <w:rPr>
          <w:rFonts w:ascii="Arial" w:eastAsia="Arial" w:hAnsi="Arial" w:cs="Arial"/>
          <w:sz w:val="24"/>
          <w:szCs w:val="24"/>
          <w:rPrChange w:id="1280" w:author="Bruno dos Santos Rodrigues" w:date="2016-12-04T10:13:00Z">
            <w:rPr>
              <w:rFonts w:ascii="Arial" w:eastAsia="Arial" w:hAnsi="Arial" w:cs="Arial"/>
              <w:i/>
              <w:sz w:val="24"/>
              <w:szCs w:val="24"/>
            </w:rPr>
          </w:rPrChange>
        </w:rPr>
        <w:pPrChange w:id="1281" w:author="Bruno dos Santos Rodrigues" w:date="2016-12-04T10:35:00Z">
          <w:pPr>
            <w:spacing w:after="200" w:line="240" w:lineRule="auto"/>
            <w:jc w:val="center"/>
          </w:pPr>
        </w:pPrChange>
      </w:pPr>
    </w:p>
    <w:p w14:paraId="57ED704E" w14:textId="22B07453" w:rsidR="004842C4" w:rsidRPr="00E211EF" w:rsidRDefault="004842C4">
      <w:pPr>
        <w:spacing w:before="120" w:after="0" w:line="360" w:lineRule="auto"/>
        <w:ind w:firstLine="709"/>
        <w:jc w:val="both"/>
        <w:rPr>
          <w:rFonts w:ascii="Arial" w:eastAsia="Arial" w:hAnsi="Arial" w:cs="Arial"/>
          <w:sz w:val="24"/>
          <w:szCs w:val="24"/>
          <w:rPrChange w:id="1282" w:author="Bruno dos Santos Rodrigues" w:date="2016-12-04T10:13:00Z">
            <w:rPr>
              <w:rFonts w:ascii="Arial" w:eastAsia="Arial" w:hAnsi="Arial" w:cs="Arial"/>
              <w:i/>
              <w:sz w:val="24"/>
              <w:szCs w:val="24"/>
            </w:rPr>
          </w:rPrChange>
        </w:rPr>
        <w:pPrChange w:id="1283" w:author="Bruno dos Santos Rodrigues" w:date="2016-12-04T10:35:00Z">
          <w:pPr>
            <w:spacing w:after="200" w:line="240" w:lineRule="auto"/>
            <w:jc w:val="center"/>
          </w:pPr>
        </w:pPrChange>
      </w:pPr>
    </w:p>
    <w:p w14:paraId="37F0C2AE" w14:textId="77777777" w:rsidR="0070066D" w:rsidRDefault="004842C4" w:rsidP="0070066D">
      <w:pPr>
        <w:keepNext/>
        <w:spacing w:before="120" w:after="0" w:line="360" w:lineRule="auto"/>
        <w:ind w:firstLine="709"/>
        <w:jc w:val="center"/>
        <w:rPr>
          <w:ins w:id="1284" w:author="Bruno dos Santos Rodrigues" w:date="2016-12-04T12:04:00Z"/>
        </w:rPr>
      </w:pPr>
      <w:r w:rsidRPr="00E211EF">
        <w:rPr>
          <w:rFonts w:ascii="Arial" w:eastAsia="Arial" w:hAnsi="Arial" w:cs="Arial"/>
          <w:noProof/>
          <w:sz w:val="24"/>
          <w:szCs w:val="24"/>
          <w:rPrChange w:id="1285" w:author="Bruno dos Santos Rodrigues" w:date="2016-12-04T10:13:00Z">
            <w:rPr>
              <w:rFonts w:ascii="Arial" w:eastAsia="Arial" w:hAnsi="Arial" w:cs="Arial"/>
              <w:i/>
              <w:noProof/>
              <w:sz w:val="24"/>
              <w:szCs w:val="24"/>
            </w:rPr>
          </w:rPrChange>
        </w:rPr>
        <w:lastRenderedPageBreak/>
        <w:drawing>
          <wp:inline distT="0" distB="0" distL="0" distR="0" wp14:anchorId="16C2A345" wp14:editId="19278087">
            <wp:extent cx="3476625" cy="320746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dastro de Tipo.JPG"/>
                    <pic:cNvPicPr/>
                  </pic:nvPicPr>
                  <pic:blipFill>
                    <a:blip r:embed="rId21">
                      <a:extLst>
                        <a:ext uri="{28A0092B-C50C-407E-A947-70E740481C1C}">
                          <a14:useLocalDpi xmlns:a14="http://schemas.microsoft.com/office/drawing/2010/main" val="0"/>
                        </a:ext>
                      </a:extLst>
                    </a:blip>
                    <a:stretch>
                      <a:fillRect/>
                    </a:stretch>
                  </pic:blipFill>
                  <pic:spPr>
                    <a:xfrm>
                      <a:off x="0" y="0"/>
                      <a:ext cx="3476625" cy="3207466"/>
                    </a:xfrm>
                    <a:prstGeom prst="rect">
                      <a:avLst/>
                    </a:prstGeom>
                  </pic:spPr>
                </pic:pic>
              </a:graphicData>
            </a:graphic>
          </wp:inline>
        </w:drawing>
      </w:r>
    </w:p>
    <w:p w14:paraId="2B561AEE" w14:textId="13E1FC35" w:rsidR="003865DA" w:rsidRDefault="0070066D">
      <w:pPr>
        <w:pStyle w:val="Legenda"/>
        <w:jc w:val="center"/>
        <w:rPr>
          <w:ins w:id="1286" w:author="Bruno dos Santos Rodrigues" w:date="2016-12-04T11:10:00Z"/>
        </w:rPr>
        <w:pPrChange w:id="1287" w:author="Bruno dos Santos Rodrigues" w:date="2016-12-04T12:04:00Z">
          <w:pPr>
            <w:spacing w:before="120" w:after="0" w:line="360" w:lineRule="auto"/>
            <w:ind w:firstLine="709"/>
            <w:jc w:val="both"/>
          </w:pPr>
        </w:pPrChange>
      </w:pPr>
      <w:bookmarkStart w:id="1288" w:name="_Toc468623237"/>
      <w:ins w:id="1289" w:author="Bruno dos Santos Rodrigues" w:date="2016-12-04T12:04:00Z">
        <w:r>
          <w:t xml:space="preserve">Figura </w:t>
        </w:r>
        <w:r>
          <w:fldChar w:fldCharType="begin"/>
        </w:r>
        <w:r>
          <w:instrText xml:space="preserve"> SEQ Figura \* ARABIC </w:instrText>
        </w:r>
      </w:ins>
      <w:r>
        <w:fldChar w:fldCharType="separate"/>
      </w:r>
      <w:ins w:id="1290" w:author="Bruno dos Santos Rodrigues" w:date="2016-12-04T12:04:00Z">
        <w:r>
          <w:rPr>
            <w:noProof/>
          </w:rPr>
          <w:t>12</w:t>
        </w:r>
        <w:r>
          <w:fldChar w:fldCharType="end"/>
        </w:r>
        <w:r>
          <w:t xml:space="preserve"> Janela Cadastro de Ativos</w:t>
        </w:r>
      </w:ins>
      <w:bookmarkEnd w:id="1288"/>
    </w:p>
    <w:p w14:paraId="3B33605F" w14:textId="20DBCD0C" w:rsidR="005608C5" w:rsidRPr="00E211EF" w:rsidRDefault="005608C5">
      <w:pPr>
        <w:spacing w:before="120" w:after="0" w:line="360" w:lineRule="auto"/>
        <w:ind w:firstLine="709"/>
        <w:jc w:val="both"/>
        <w:rPr>
          <w:rFonts w:ascii="Arial" w:eastAsia="Arial" w:hAnsi="Arial" w:cs="Arial"/>
          <w:sz w:val="24"/>
          <w:szCs w:val="24"/>
          <w:rPrChange w:id="1291" w:author="Bruno dos Santos Rodrigues" w:date="2016-12-04T10:13:00Z">
            <w:rPr/>
          </w:rPrChange>
        </w:rPr>
        <w:pPrChange w:id="1292" w:author="Bruno dos Santos Rodrigues" w:date="2016-12-04T10:35:00Z">
          <w:pPr>
            <w:keepNext/>
            <w:spacing w:after="200" w:line="240" w:lineRule="auto"/>
            <w:jc w:val="center"/>
          </w:pPr>
        </w:pPrChange>
      </w:pPr>
    </w:p>
    <w:p w14:paraId="4B828E0C" w14:textId="37EC6D12" w:rsidR="004842C4" w:rsidRDefault="005608C5">
      <w:pPr>
        <w:spacing w:before="120" w:after="0" w:line="360" w:lineRule="auto"/>
        <w:ind w:firstLine="709"/>
        <w:jc w:val="both"/>
        <w:rPr>
          <w:ins w:id="1293" w:author="Bruno dos Santos Rodrigues" w:date="2016-12-04T10:38:00Z"/>
          <w:rFonts w:ascii="Arial" w:eastAsia="Arial" w:hAnsi="Arial" w:cs="Arial"/>
          <w:sz w:val="24"/>
          <w:szCs w:val="24"/>
        </w:rPr>
        <w:pPrChange w:id="1294" w:author="Bruno dos Santos Rodrigues" w:date="2016-12-04T10:35:00Z">
          <w:pPr>
            <w:pStyle w:val="Legenda"/>
            <w:jc w:val="center"/>
          </w:pPr>
        </w:pPrChange>
      </w:pPr>
      <w:del w:id="1295" w:author="Bruno dos Santos Rodrigues" w:date="2016-12-04T11:10:00Z">
        <w:r w:rsidRPr="00E211EF" w:rsidDel="003865DA">
          <w:rPr>
            <w:rFonts w:ascii="Arial" w:eastAsia="Arial" w:hAnsi="Arial" w:cs="Arial"/>
            <w:sz w:val="24"/>
            <w:szCs w:val="24"/>
            <w:rPrChange w:id="1296" w:author="Bruno dos Santos Rodrigues" w:date="2016-12-04T10:13:00Z">
              <w:rPr>
                <w:rFonts w:ascii="Arial" w:hAnsi="Arial" w:cs="Arial"/>
                <w:i w:val="0"/>
                <w:iCs w:val="0"/>
                <w:color w:val="auto"/>
                <w:sz w:val="20"/>
              </w:rPr>
            </w:rPrChange>
          </w:rPr>
          <w:delText xml:space="preserve">Figura </w:delText>
        </w:r>
        <w:r w:rsidRPr="00E211EF" w:rsidDel="003865DA">
          <w:rPr>
            <w:rFonts w:ascii="Arial" w:eastAsia="Arial" w:hAnsi="Arial" w:cs="Arial"/>
            <w:sz w:val="24"/>
            <w:szCs w:val="24"/>
            <w:rPrChange w:id="1297" w:author="Bruno dos Santos Rodrigues" w:date="2016-12-04T10:13:00Z">
              <w:rPr>
                <w:rFonts w:ascii="Arial" w:hAnsi="Arial" w:cs="Arial"/>
                <w:i w:val="0"/>
                <w:iCs w:val="0"/>
                <w:color w:val="auto"/>
                <w:sz w:val="20"/>
              </w:rPr>
            </w:rPrChange>
          </w:rPr>
          <w:fldChar w:fldCharType="begin"/>
        </w:r>
        <w:r w:rsidRPr="00E211EF" w:rsidDel="003865DA">
          <w:rPr>
            <w:rFonts w:ascii="Arial" w:eastAsia="Arial" w:hAnsi="Arial" w:cs="Arial"/>
            <w:sz w:val="24"/>
            <w:szCs w:val="24"/>
            <w:rPrChange w:id="1298" w:author="Bruno dos Santos Rodrigues" w:date="2016-12-04T10:13:00Z">
              <w:rPr>
                <w:rFonts w:ascii="Arial" w:hAnsi="Arial" w:cs="Arial"/>
                <w:i w:val="0"/>
                <w:iCs w:val="0"/>
                <w:color w:val="auto"/>
                <w:sz w:val="20"/>
              </w:rPr>
            </w:rPrChange>
          </w:rPr>
          <w:delInstrText xml:space="preserve"> SEQ Figura \* ARABIC </w:delInstrText>
        </w:r>
        <w:r w:rsidRPr="00E211EF" w:rsidDel="003865DA">
          <w:rPr>
            <w:rFonts w:ascii="Arial" w:eastAsia="Arial" w:hAnsi="Arial" w:cs="Arial"/>
            <w:sz w:val="24"/>
            <w:szCs w:val="24"/>
            <w:rPrChange w:id="1299" w:author="Bruno dos Santos Rodrigues" w:date="2016-12-04T10:13:00Z">
              <w:rPr>
                <w:rFonts w:ascii="Arial" w:hAnsi="Arial" w:cs="Arial"/>
                <w:i w:val="0"/>
                <w:iCs w:val="0"/>
                <w:color w:val="auto"/>
                <w:sz w:val="20"/>
              </w:rPr>
            </w:rPrChange>
          </w:rPr>
          <w:fldChar w:fldCharType="separate"/>
        </w:r>
        <w:r w:rsidR="000E1A31" w:rsidRPr="00E211EF" w:rsidDel="003865DA">
          <w:rPr>
            <w:rFonts w:ascii="Arial" w:eastAsia="Arial" w:hAnsi="Arial" w:cs="Arial"/>
            <w:noProof/>
            <w:sz w:val="24"/>
            <w:szCs w:val="24"/>
            <w:rPrChange w:id="1300" w:author="Bruno dos Santos Rodrigues" w:date="2016-12-04T10:13:00Z">
              <w:rPr>
                <w:rFonts w:ascii="Arial" w:hAnsi="Arial" w:cs="Arial"/>
                <w:i w:val="0"/>
                <w:iCs w:val="0"/>
                <w:noProof/>
                <w:color w:val="auto"/>
                <w:sz w:val="20"/>
              </w:rPr>
            </w:rPrChange>
          </w:rPr>
          <w:delText>12</w:delText>
        </w:r>
        <w:r w:rsidRPr="00E211EF" w:rsidDel="003865DA">
          <w:rPr>
            <w:rFonts w:ascii="Arial" w:eastAsia="Arial" w:hAnsi="Arial" w:cs="Arial"/>
            <w:sz w:val="24"/>
            <w:szCs w:val="24"/>
            <w:rPrChange w:id="1301" w:author="Bruno dos Santos Rodrigues" w:date="2016-12-04T10:13:00Z">
              <w:rPr>
                <w:rFonts w:ascii="Arial" w:hAnsi="Arial" w:cs="Arial"/>
                <w:i w:val="0"/>
                <w:iCs w:val="0"/>
                <w:color w:val="auto"/>
                <w:sz w:val="20"/>
              </w:rPr>
            </w:rPrChange>
          </w:rPr>
          <w:fldChar w:fldCharType="end"/>
        </w:r>
        <w:r w:rsidRPr="00E211EF" w:rsidDel="003865DA">
          <w:rPr>
            <w:rFonts w:ascii="Arial" w:eastAsia="Arial" w:hAnsi="Arial" w:cs="Arial"/>
            <w:sz w:val="24"/>
            <w:szCs w:val="24"/>
            <w:rPrChange w:id="1302" w:author="Bruno dos Santos Rodrigues" w:date="2016-12-04T10:13:00Z">
              <w:rPr>
                <w:rFonts w:ascii="Arial" w:hAnsi="Arial" w:cs="Arial"/>
                <w:i w:val="0"/>
                <w:iCs w:val="0"/>
                <w:color w:val="auto"/>
                <w:sz w:val="20"/>
              </w:rPr>
            </w:rPrChange>
          </w:rPr>
          <w:delText xml:space="preserve"> - </w:delText>
        </w:r>
      </w:del>
      <w:del w:id="1303" w:author="Bruno dos Santos Rodrigues" w:date="2016-12-04T10:23:00Z">
        <w:r w:rsidRPr="00E211EF" w:rsidDel="0064702A">
          <w:rPr>
            <w:rFonts w:ascii="Arial" w:eastAsia="Arial" w:hAnsi="Arial" w:cs="Arial"/>
            <w:sz w:val="24"/>
            <w:szCs w:val="24"/>
            <w:rPrChange w:id="1304" w:author="Bruno dos Santos Rodrigues" w:date="2016-12-04T10:13:00Z">
              <w:rPr>
                <w:rFonts w:ascii="Arial" w:hAnsi="Arial" w:cs="Arial"/>
                <w:i w:val="0"/>
                <w:iCs w:val="0"/>
                <w:color w:val="auto"/>
                <w:sz w:val="20"/>
              </w:rPr>
            </w:rPrChange>
          </w:rPr>
          <w:delText>Tela</w:delText>
        </w:r>
      </w:del>
      <w:del w:id="1305" w:author="Bruno dos Santos Rodrigues" w:date="2016-12-04T11:10:00Z">
        <w:r w:rsidRPr="00E211EF" w:rsidDel="003865DA">
          <w:rPr>
            <w:rFonts w:ascii="Arial" w:eastAsia="Arial" w:hAnsi="Arial" w:cs="Arial"/>
            <w:sz w:val="24"/>
            <w:szCs w:val="24"/>
            <w:rPrChange w:id="1306" w:author="Bruno dos Santos Rodrigues" w:date="2016-12-04T10:13:00Z">
              <w:rPr>
                <w:rFonts w:ascii="Arial" w:hAnsi="Arial" w:cs="Arial"/>
                <w:i w:val="0"/>
                <w:iCs w:val="0"/>
                <w:color w:val="auto"/>
                <w:sz w:val="20"/>
              </w:rPr>
            </w:rPrChange>
          </w:rPr>
          <w:delText xml:space="preserve"> Cadastro de </w:delText>
        </w:r>
      </w:del>
      <w:del w:id="1307" w:author="Bruno dos Santos Rodrigues" w:date="2016-12-04T10:38:00Z">
        <w:r w:rsidRPr="00E211EF" w:rsidDel="00545F03">
          <w:rPr>
            <w:rFonts w:ascii="Arial" w:eastAsia="Arial" w:hAnsi="Arial" w:cs="Arial"/>
            <w:sz w:val="24"/>
            <w:szCs w:val="24"/>
            <w:rPrChange w:id="1308" w:author="Bruno dos Santos Rodrigues" w:date="2016-12-04T10:13:00Z">
              <w:rPr>
                <w:rFonts w:ascii="Arial" w:hAnsi="Arial" w:cs="Arial"/>
                <w:i w:val="0"/>
                <w:iCs w:val="0"/>
                <w:color w:val="auto"/>
                <w:sz w:val="20"/>
              </w:rPr>
            </w:rPrChange>
          </w:rPr>
          <w:delText xml:space="preserve">tipo </w:delText>
        </w:r>
      </w:del>
      <w:del w:id="1309" w:author="Bruno dos Santos Rodrigues" w:date="2016-12-04T11:10:00Z">
        <w:r w:rsidRPr="00E211EF" w:rsidDel="003865DA">
          <w:rPr>
            <w:rFonts w:ascii="Arial" w:eastAsia="Arial" w:hAnsi="Arial" w:cs="Arial"/>
            <w:sz w:val="24"/>
            <w:szCs w:val="24"/>
            <w:rPrChange w:id="1310" w:author="Bruno dos Santos Rodrigues" w:date="2016-12-04T10:13:00Z">
              <w:rPr>
                <w:rFonts w:ascii="Arial" w:hAnsi="Arial" w:cs="Arial"/>
                <w:i w:val="0"/>
                <w:iCs w:val="0"/>
                <w:color w:val="auto"/>
                <w:sz w:val="20"/>
              </w:rPr>
            </w:rPrChange>
          </w:rPr>
          <w:delText>do Kaizen</w:delText>
        </w:r>
      </w:del>
    </w:p>
    <w:p w14:paraId="2948D98A" w14:textId="60045167" w:rsidR="00545F03" w:rsidRPr="00E211EF" w:rsidRDefault="00545F03">
      <w:pPr>
        <w:spacing w:before="120" w:after="0" w:line="360" w:lineRule="auto"/>
        <w:ind w:firstLine="709"/>
        <w:jc w:val="both"/>
        <w:rPr>
          <w:rFonts w:ascii="Arial" w:eastAsia="Arial" w:hAnsi="Arial" w:cs="Arial"/>
          <w:i/>
          <w:sz w:val="24"/>
          <w:szCs w:val="24"/>
          <w:rPrChange w:id="1311" w:author="Bruno dos Santos Rodrigues" w:date="2016-12-04T10:13:00Z">
            <w:rPr>
              <w:rFonts w:ascii="Arial" w:eastAsia="Arial" w:hAnsi="Arial" w:cs="Arial"/>
              <w:i w:val="0"/>
              <w:color w:val="auto"/>
              <w:sz w:val="28"/>
              <w:szCs w:val="24"/>
            </w:rPr>
          </w:rPrChange>
        </w:rPr>
        <w:pPrChange w:id="1312" w:author="Bruno dos Santos Rodrigues" w:date="2016-12-04T10:35:00Z">
          <w:pPr>
            <w:pStyle w:val="Legenda"/>
            <w:jc w:val="center"/>
          </w:pPr>
        </w:pPrChange>
      </w:pPr>
      <w:ins w:id="1313" w:author="Bruno dos Santos Rodrigues" w:date="2016-12-04T10:38:00Z">
        <w:r>
          <w:rPr>
            <w:rFonts w:ascii="Arial" w:eastAsia="Arial" w:hAnsi="Arial" w:cs="Arial"/>
            <w:sz w:val="24"/>
            <w:szCs w:val="24"/>
          </w:rPr>
          <w:t xml:space="preserve">No Cadastro de Ativos (figura 12) </w:t>
        </w:r>
      </w:ins>
      <w:ins w:id="1314" w:author="Bruno dos Santos Rodrigues" w:date="2016-12-04T11:04:00Z">
        <w:r w:rsidR="00527EC0">
          <w:rPr>
            <w:rFonts w:ascii="Arial" w:eastAsia="Arial" w:hAnsi="Arial" w:cs="Arial"/>
            <w:sz w:val="24"/>
            <w:szCs w:val="24"/>
          </w:rPr>
          <w:t xml:space="preserve">temos um cadastro bem simples, mas de grande importância para o sistema, porque é através do tipo de ativo que o SLA do chamado é determinado, seguindo o mesmo padrão do cadastro de pessoas, a lista de tipos de ativo </w:t>
        </w:r>
      </w:ins>
      <w:ins w:id="1315" w:author="Bruno dos Santos Rodrigues" w:date="2016-12-04T11:05:00Z">
        <w:r w:rsidR="00527EC0">
          <w:rPr>
            <w:rFonts w:ascii="Arial" w:eastAsia="Arial" w:hAnsi="Arial" w:cs="Arial"/>
            <w:sz w:val="24"/>
            <w:szCs w:val="24"/>
          </w:rPr>
          <w:t>é atualizada pela lupa, caso não exista o tipo ainda é possível cadastrá-lo através do botão “Novo Tipo”, ao clicar a janela de criação de tipos se abrirá</w:t>
        </w:r>
      </w:ins>
      <w:ins w:id="1316" w:author="Bruno dos Santos Rodrigues" w:date="2016-12-04T11:06:00Z">
        <w:r w:rsidR="00527EC0">
          <w:rPr>
            <w:rFonts w:ascii="Arial" w:eastAsia="Arial" w:hAnsi="Arial" w:cs="Arial"/>
            <w:sz w:val="24"/>
            <w:szCs w:val="24"/>
          </w:rPr>
          <w:t>(Figura 13)</w:t>
        </w:r>
      </w:ins>
      <w:ins w:id="1317" w:author="Bruno dos Santos Rodrigues" w:date="2016-12-04T11:05:00Z">
        <w:r w:rsidR="00527EC0">
          <w:rPr>
            <w:rFonts w:ascii="Arial" w:eastAsia="Arial" w:hAnsi="Arial" w:cs="Arial"/>
            <w:sz w:val="24"/>
            <w:szCs w:val="24"/>
          </w:rPr>
          <w:t xml:space="preserve"> sem perder o conteúdo do novo ativo.</w:t>
        </w:r>
      </w:ins>
    </w:p>
    <w:p w14:paraId="292807CA" w14:textId="77777777" w:rsidR="0070066D" w:rsidRDefault="00236201" w:rsidP="0070066D">
      <w:pPr>
        <w:keepNext/>
        <w:spacing w:before="120" w:after="0" w:line="360" w:lineRule="auto"/>
        <w:ind w:firstLine="709"/>
        <w:jc w:val="center"/>
        <w:rPr>
          <w:ins w:id="1318" w:author="Bruno dos Santos Rodrigues" w:date="2016-12-04T12:04:00Z"/>
        </w:rPr>
      </w:pPr>
      <w:r w:rsidRPr="00E211EF">
        <w:rPr>
          <w:rFonts w:ascii="Arial" w:eastAsia="Arial" w:hAnsi="Arial" w:cs="Arial"/>
          <w:noProof/>
          <w:sz w:val="24"/>
          <w:szCs w:val="24"/>
          <w:rPrChange w:id="1319" w:author="Bruno dos Santos Rodrigues" w:date="2016-12-04T10:13:00Z">
            <w:rPr>
              <w:noProof/>
            </w:rPr>
          </w:rPrChange>
        </w:rPr>
        <w:lastRenderedPageBreak/>
        <w:drawing>
          <wp:inline distT="0" distB="0" distL="0" distR="0" wp14:anchorId="79A81AA0" wp14:editId="59C2D27F">
            <wp:extent cx="2962054" cy="3156819"/>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o de Pessoa.JPG"/>
                    <pic:cNvPicPr/>
                  </pic:nvPicPr>
                  <pic:blipFill>
                    <a:blip r:embed="rId22">
                      <a:extLst>
                        <a:ext uri="{28A0092B-C50C-407E-A947-70E740481C1C}">
                          <a14:useLocalDpi xmlns:a14="http://schemas.microsoft.com/office/drawing/2010/main" val="0"/>
                        </a:ext>
                      </a:extLst>
                    </a:blip>
                    <a:stretch>
                      <a:fillRect/>
                    </a:stretch>
                  </pic:blipFill>
                  <pic:spPr>
                    <a:xfrm>
                      <a:off x="0" y="0"/>
                      <a:ext cx="2962054" cy="3156819"/>
                    </a:xfrm>
                    <a:prstGeom prst="rect">
                      <a:avLst/>
                    </a:prstGeom>
                  </pic:spPr>
                </pic:pic>
              </a:graphicData>
            </a:graphic>
          </wp:inline>
        </w:drawing>
      </w:r>
    </w:p>
    <w:p w14:paraId="6D0FDCC6" w14:textId="6593FFFE" w:rsidR="003865DA" w:rsidRDefault="0070066D">
      <w:pPr>
        <w:pStyle w:val="Legenda"/>
        <w:jc w:val="center"/>
        <w:rPr>
          <w:ins w:id="1320" w:author="Bruno dos Santos Rodrigues" w:date="2016-12-04T11:10:00Z"/>
        </w:rPr>
        <w:pPrChange w:id="1321" w:author="Bruno dos Santos Rodrigues" w:date="2016-12-04T12:04:00Z">
          <w:pPr>
            <w:spacing w:before="120" w:after="0" w:line="360" w:lineRule="auto"/>
            <w:ind w:firstLine="709"/>
            <w:jc w:val="both"/>
          </w:pPr>
        </w:pPrChange>
      </w:pPr>
      <w:bookmarkStart w:id="1322" w:name="_Toc468623238"/>
      <w:ins w:id="1323" w:author="Bruno dos Santos Rodrigues" w:date="2016-12-04T12:04:00Z">
        <w:r>
          <w:t xml:space="preserve">Figura </w:t>
        </w:r>
        <w:r>
          <w:fldChar w:fldCharType="begin"/>
        </w:r>
        <w:r>
          <w:instrText xml:space="preserve"> SEQ Figura \* ARABIC </w:instrText>
        </w:r>
      </w:ins>
      <w:r>
        <w:fldChar w:fldCharType="separate"/>
      </w:r>
      <w:ins w:id="1324" w:author="Bruno dos Santos Rodrigues" w:date="2016-12-04T12:04:00Z">
        <w:r>
          <w:rPr>
            <w:noProof/>
          </w:rPr>
          <w:t>13</w:t>
        </w:r>
        <w:r>
          <w:fldChar w:fldCharType="end"/>
        </w:r>
        <w:r>
          <w:t>Janela Cadastro de Tipo de Ativo</w:t>
        </w:r>
      </w:ins>
      <w:bookmarkEnd w:id="1322"/>
    </w:p>
    <w:p w14:paraId="4CF27F23" w14:textId="244E5B43" w:rsidR="005608C5" w:rsidRPr="00E211EF" w:rsidRDefault="005608C5">
      <w:pPr>
        <w:spacing w:before="120" w:after="0" w:line="360" w:lineRule="auto"/>
        <w:ind w:firstLine="709"/>
        <w:jc w:val="both"/>
        <w:rPr>
          <w:rFonts w:ascii="Arial" w:eastAsia="Arial" w:hAnsi="Arial" w:cs="Arial"/>
          <w:sz w:val="24"/>
          <w:szCs w:val="24"/>
          <w:rPrChange w:id="1325" w:author="Bruno dos Santos Rodrigues" w:date="2016-12-04T10:13:00Z">
            <w:rPr/>
          </w:rPrChange>
        </w:rPr>
        <w:pPrChange w:id="1326" w:author="Bruno dos Santos Rodrigues" w:date="2016-12-04T10:35:00Z">
          <w:pPr>
            <w:keepNext/>
            <w:spacing w:after="200" w:line="240" w:lineRule="auto"/>
            <w:jc w:val="center"/>
          </w:pPr>
        </w:pPrChange>
      </w:pPr>
    </w:p>
    <w:p w14:paraId="5561F596" w14:textId="74693889" w:rsidR="00236201" w:rsidRPr="00E211EF" w:rsidDel="003865DA" w:rsidRDefault="005608C5">
      <w:pPr>
        <w:spacing w:before="120" w:after="0" w:line="360" w:lineRule="auto"/>
        <w:ind w:firstLine="709"/>
        <w:jc w:val="both"/>
        <w:rPr>
          <w:del w:id="1327" w:author="Bruno dos Santos Rodrigues" w:date="2016-12-04T11:10:00Z"/>
          <w:rFonts w:ascii="Arial" w:eastAsia="Arial" w:hAnsi="Arial" w:cs="Arial"/>
          <w:sz w:val="24"/>
          <w:szCs w:val="24"/>
          <w:rPrChange w:id="1328" w:author="Bruno dos Santos Rodrigues" w:date="2016-12-04T10:13:00Z">
            <w:rPr>
              <w:del w:id="1329" w:author="Bruno dos Santos Rodrigues" w:date="2016-12-04T11:10:00Z"/>
              <w:rFonts w:ascii="Arial" w:hAnsi="Arial" w:cs="Arial"/>
              <w:color w:val="auto"/>
              <w:sz w:val="20"/>
            </w:rPr>
          </w:rPrChange>
        </w:rPr>
        <w:pPrChange w:id="1330" w:author="Bruno dos Santos Rodrigues" w:date="2016-12-04T10:35:00Z">
          <w:pPr>
            <w:pStyle w:val="Legenda"/>
            <w:jc w:val="center"/>
          </w:pPr>
        </w:pPrChange>
      </w:pPr>
      <w:del w:id="1331" w:author="Bruno dos Santos Rodrigues" w:date="2016-12-04T11:10:00Z">
        <w:r w:rsidRPr="00E211EF" w:rsidDel="003865DA">
          <w:rPr>
            <w:rFonts w:ascii="Arial" w:eastAsia="Arial" w:hAnsi="Arial" w:cs="Arial"/>
            <w:sz w:val="24"/>
            <w:szCs w:val="24"/>
            <w:rPrChange w:id="1332" w:author="Bruno dos Santos Rodrigues" w:date="2016-12-04T10:13:00Z">
              <w:rPr>
                <w:rFonts w:ascii="Arial" w:hAnsi="Arial" w:cs="Arial"/>
                <w:i w:val="0"/>
                <w:iCs w:val="0"/>
                <w:color w:val="auto"/>
                <w:sz w:val="20"/>
              </w:rPr>
            </w:rPrChange>
          </w:rPr>
          <w:delText xml:space="preserve">Figura </w:delText>
        </w:r>
        <w:r w:rsidRPr="00E211EF" w:rsidDel="003865DA">
          <w:rPr>
            <w:rFonts w:ascii="Arial" w:eastAsia="Arial" w:hAnsi="Arial" w:cs="Arial"/>
            <w:sz w:val="24"/>
            <w:szCs w:val="24"/>
            <w:rPrChange w:id="1333" w:author="Bruno dos Santos Rodrigues" w:date="2016-12-04T10:13:00Z">
              <w:rPr>
                <w:rFonts w:ascii="Arial" w:hAnsi="Arial" w:cs="Arial"/>
                <w:i w:val="0"/>
                <w:iCs w:val="0"/>
                <w:color w:val="auto"/>
                <w:sz w:val="20"/>
              </w:rPr>
            </w:rPrChange>
          </w:rPr>
          <w:fldChar w:fldCharType="begin"/>
        </w:r>
        <w:r w:rsidRPr="00E211EF" w:rsidDel="003865DA">
          <w:rPr>
            <w:rFonts w:ascii="Arial" w:eastAsia="Arial" w:hAnsi="Arial" w:cs="Arial"/>
            <w:sz w:val="24"/>
            <w:szCs w:val="24"/>
            <w:rPrChange w:id="1334" w:author="Bruno dos Santos Rodrigues" w:date="2016-12-04T10:13:00Z">
              <w:rPr>
                <w:rFonts w:ascii="Arial" w:hAnsi="Arial" w:cs="Arial"/>
                <w:i w:val="0"/>
                <w:iCs w:val="0"/>
                <w:color w:val="auto"/>
                <w:sz w:val="20"/>
              </w:rPr>
            </w:rPrChange>
          </w:rPr>
          <w:delInstrText xml:space="preserve"> SEQ Figura \* ARABIC </w:delInstrText>
        </w:r>
        <w:r w:rsidRPr="00E211EF" w:rsidDel="003865DA">
          <w:rPr>
            <w:rFonts w:ascii="Arial" w:eastAsia="Arial" w:hAnsi="Arial" w:cs="Arial"/>
            <w:sz w:val="24"/>
            <w:szCs w:val="24"/>
            <w:rPrChange w:id="1335" w:author="Bruno dos Santos Rodrigues" w:date="2016-12-04T10:13:00Z">
              <w:rPr>
                <w:rFonts w:ascii="Arial" w:hAnsi="Arial" w:cs="Arial"/>
                <w:i w:val="0"/>
                <w:iCs w:val="0"/>
                <w:color w:val="auto"/>
                <w:sz w:val="20"/>
              </w:rPr>
            </w:rPrChange>
          </w:rPr>
          <w:fldChar w:fldCharType="separate"/>
        </w:r>
        <w:r w:rsidR="000E1A31" w:rsidRPr="00E211EF" w:rsidDel="003865DA">
          <w:rPr>
            <w:rFonts w:ascii="Arial" w:eastAsia="Arial" w:hAnsi="Arial" w:cs="Arial"/>
            <w:noProof/>
            <w:sz w:val="24"/>
            <w:szCs w:val="24"/>
            <w:rPrChange w:id="1336" w:author="Bruno dos Santos Rodrigues" w:date="2016-12-04T10:13:00Z">
              <w:rPr>
                <w:rFonts w:ascii="Arial" w:hAnsi="Arial" w:cs="Arial"/>
                <w:i w:val="0"/>
                <w:iCs w:val="0"/>
                <w:noProof/>
                <w:color w:val="auto"/>
                <w:sz w:val="20"/>
              </w:rPr>
            </w:rPrChange>
          </w:rPr>
          <w:delText>13</w:delText>
        </w:r>
        <w:r w:rsidRPr="00E211EF" w:rsidDel="003865DA">
          <w:rPr>
            <w:rFonts w:ascii="Arial" w:eastAsia="Arial" w:hAnsi="Arial" w:cs="Arial"/>
            <w:sz w:val="24"/>
            <w:szCs w:val="24"/>
            <w:rPrChange w:id="1337" w:author="Bruno dos Santos Rodrigues" w:date="2016-12-04T10:13:00Z">
              <w:rPr>
                <w:rFonts w:ascii="Arial" w:hAnsi="Arial" w:cs="Arial"/>
                <w:i w:val="0"/>
                <w:iCs w:val="0"/>
                <w:color w:val="auto"/>
                <w:sz w:val="20"/>
              </w:rPr>
            </w:rPrChange>
          </w:rPr>
          <w:fldChar w:fldCharType="end"/>
        </w:r>
        <w:r w:rsidRPr="00E211EF" w:rsidDel="003865DA">
          <w:rPr>
            <w:rFonts w:ascii="Arial" w:eastAsia="Arial" w:hAnsi="Arial" w:cs="Arial"/>
            <w:sz w:val="24"/>
            <w:szCs w:val="24"/>
            <w:rPrChange w:id="1338" w:author="Bruno dos Santos Rodrigues" w:date="2016-12-04T10:13:00Z">
              <w:rPr>
                <w:rFonts w:ascii="Arial" w:hAnsi="Arial" w:cs="Arial"/>
                <w:i w:val="0"/>
                <w:iCs w:val="0"/>
                <w:color w:val="auto"/>
                <w:sz w:val="20"/>
              </w:rPr>
            </w:rPrChange>
          </w:rPr>
          <w:delText xml:space="preserve"> - </w:delText>
        </w:r>
      </w:del>
      <w:del w:id="1339" w:author="Bruno dos Santos Rodrigues" w:date="2016-12-04T10:23:00Z">
        <w:r w:rsidRPr="00E211EF" w:rsidDel="0064702A">
          <w:rPr>
            <w:rFonts w:ascii="Arial" w:eastAsia="Arial" w:hAnsi="Arial" w:cs="Arial"/>
            <w:sz w:val="24"/>
            <w:szCs w:val="24"/>
            <w:rPrChange w:id="1340" w:author="Bruno dos Santos Rodrigues" w:date="2016-12-04T10:13:00Z">
              <w:rPr>
                <w:rFonts w:ascii="Arial" w:hAnsi="Arial" w:cs="Arial"/>
                <w:i w:val="0"/>
                <w:iCs w:val="0"/>
                <w:color w:val="auto"/>
                <w:sz w:val="20"/>
              </w:rPr>
            </w:rPrChange>
          </w:rPr>
          <w:delText>Tela</w:delText>
        </w:r>
      </w:del>
      <w:del w:id="1341" w:author="Bruno dos Santos Rodrigues" w:date="2016-12-04T11:10:00Z">
        <w:r w:rsidRPr="00E211EF" w:rsidDel="003865DA">
          <w:rPr>
            <w:rFonts w:ascii="Arial" w:eastAsia="Arial" w:hAnsi="Arial" w:cs="Arial"/>
            <w:sz w:val="24"/>
            <w:szCs w:val="24"/>
            <w:rPrChange w:id="1342" w:author="Bruno dos Santos Rodrigues" w:date="2016-12-04T10:13:00Z">
              <w:rPr>
                <w:rFonts w:ascii="Arial" w:hAnsi="Arial" w:cs="Arial"/>
                <w:i w:val="0"/>
                <w:iCs w:val="0"/>
                <w:color w:val="auto"/>
                <w:sz w:val="20"/>
              </w:rPr>
            </w:rPrChange>
          </w:rPr>
          <w:delText xml:space="preserve"> cadastro de pessoa do Kaizen</w:delText>
        </w:r>
      </w:del>
      <w:ins w:id="1343" w:author="Bruno dos Santos Rodrigues" w:date="2016-12-04T11:14:00Z">
        <w:r w:rsidR="003865DA">
          <w:rPr>
            <w:rFonts w:ascii="Arial" w:eastAsia="Arial" w:hAnsi="Arial" w:cs="Arial"/>
            <w:sz w:val="24"/>
            <w:szCs w:val="24"/>
          </w:rPr>
          <w:t xml:space="preserve">A Janela de Cadastro de Novo Tipo de Ativo segue o mesmo padrão das outras, a única particularidade é que no campo SLA </w:t>
        </w:r>
      </w:ins>
      <w:ins w:id="1344" w:author="Bruno dos Santos Rodrigues" w:date="2016-12-04T11:15:00Z">
        <w:r w:rsidR="003865DA">
          <w:rPr>
            <w:rFonts w:ascii="Arial" w:eastAsia="Arial" w:hAnsi="Arial" w:cs="Arial"/>
            <w:sz w:val="24"/>
            <w:szCs w:val="24"/>
          </w:rPr>
          <w:t>é necessário seguir o formato descrito na janela, mas os sinais de separação já são fixos.</w:t>
        </w:r>
      </w:ins>
    </w:p>
    <w:p w14:paraId="12CB260B" w14:textId="088C954F" w:rsidR="00236201" w:rsidRPr="00E211EF" w:rsidRDefault="00236201">
      <w:pPr>
        <w:spacing w:before="120" w:after="0" w:line="360" w:lineRule="auto"/>
        <w:ind w:firstLine="709"/>
        <w:jc w:val="both"/>
        <w:rPr>
          <w:rFonts w:ascii="Arial" w:eastAsia="Arial" w:hAnsi="Arial" w:cs="Arial"/>
          <w:sz w:val="24"/>
          <w:szCs w:val="24"/>
          <w:rPrChange w:id="1345" w:author="Bruno dos Santos Rodrigues" w:date="2016-12-04T10:13:00Z">
            <w:rPr/>
          </w:rPrChange>
        </w:rPr>
        <w:pPrChange w:id="1346" w:author="Bruno dos Santos Rodrigues" w:date="2016-12-04T10:35:00Z">
          <w:pPr>
            <w:spacing w:before="120" w:after="0"/>
          </w:pPr>
        </w:pPrChange>
      </w:pPr>
    </w:p>
    <w:p w14:paraId="44774E11" w14:textId="77777777" w:rsidR="00AD1768" w:rsidRDefault="00236201">
      <w:pPr>
        <w:keepNext/>
        <w:spacing w:before="120" w:after="0" w:line="360" w:lineRule="auto"/>
        <w:ind w:firstLine="709"/>
        <w:jc w:val="center"/>
        <w:rPr>
          <w:ins w:id="1347" w:author="Bruno dos Santos Rodrigues" w:date="2016-12-04T11:28:00Z"/>
        </w:rPr>
        <w:pPrChange w:id="1348" w:author="Bruno dos Santos Rodrigues" w:date="2016-12-04T11:28:00Z">
          <w:pPr>
            <w:spacing w:before="120" w:after="0" w:line="360" w:lineRule="auto"/>
            <w:ind w:firstLine="709"/>
            <w:jc w:val="both"/>
          </w:pPr>
        </w:pPrChange>
      </w:pPr>
      <w:r w:rsidRPr="00E211EF">
        <w:rPr>
          <w:rFonts w:ascii="Arial" w:eastAsia="Arial" w:hAnsi="Arial" w:cs="Arial"/>
          <w:noProof/>
          <w:sz w:val="24"/>
          <w:szCs w:val="24"/>
          <w:rPrChange w:id="1349" w:author="Bruno dos Santos Rodrigues" w:date="2016-12-04T10:13:00Z">
            <w:rPr>
              <w:noProof/>
            </w:rPr>
          </w:rPrChange>
        </w:rPr>
        <w:lastRenderedPageBreak/>
        <w:drawing>
          <wp:inline distT="0" distB="0" distL="0" distR="0" wp14:anchorId="1E759716" wp14:editId="44E3DA68">
            <wp:extent cx="2483722" cy="3271626"/>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dastro de Ativos.JPG"/>
                    <pic:cNvPicPr/>
                  </pic:nvPicPr>
                  <pic:blipFill>
                    <a:blip r:embed="rId23">
                      <a:extLst>
                        <a:ext uri="{28A0092B-C50C-407E-A947-70E740481C1C}">
                          <a14:useLocalDpi xmlns:a14="http://schemas.microsoft.com/office/drawing/2010/main" val="0"/>
                        </a:ext>
                      </a:extLst>
                    </a:blip>
                    <a:stretch>
                      <a:fillRect/>
                    </a:stretch>
                  </pic:blipFill>
                  <pic:spPr>
                    <a:xfrm>
                      <a:off x="0" y="0"/>
                      <a:ext cx="2483722" cy="3271626"/>
                    </a:xfrm>
                    <a:prstGeom prst="rect">
                      <a:avLst/>
                    </a:prstGeom>
                  </pic:spPr>
                </pic:pic>
              </a:graphicData>
            </a:graphic>
          </wp:inline>
        </w:drawing>
      </w:r>
    </w:p>
    <w:p w14:paraId="5EDEF0F8" w14:textId="6B666B7F" w:rsidR="00AD1768" w:rsidRDefault="00AD1768">
      <w:pPr>
        <w:pStyle w:val="Legenda"/>
        <w:jc w:val="center"/>
        <w:rPr>
          <w:ins w:id="1350" w:author="Bruno dos Santos Rodrigues" w:date="2016-12-04T11:28:00Z"/>
        </w:rPr>
        <w:pPrChange w:id="1351" w:author="Bruno dos Santos Rodrigues" w:date="2016-12-04T11:28:00Z">
          <w:pPr>
            <w:pStyle w:val="Legenda"/>
          </w:pPr>
        </w:pPrChange>
      </w:pPr>
      <w:bookmarkStart w:id="1352" w:name="_Toc468623239"/>
      <w:ins w:id="1353" w:author="Bruno dos Santos Rodrigues" w:date="2016-12-04T11:28:00Z">
        <w:r>
          <w:t xml:space="preserve">Figura </w:t>
        </w:r>
        <w:r>
          <w:fldChar w:fldCharType="begin"/>
        </w:r>
        <w:r>
          <w:instrText xml:space="preserve"> SEQ Figura \* ARABIC </w:instrText>
        </w:r>
      </w:ins>
      <w:r>
        <w:fldChar w:fldCharType="separate"/>
      </w:r>
      <w:ins w:id="1354" w:author="Bruno dos Santos Rodrigues" w:date="2016-12-04T11:28:00Z">
        <w:r>
          <w:rPr>
            <w:noProof/>
          </w:rPr>
          <w:t>14</w:t>
        </w:r>
        <w:r>
          <w:fldChar w:fldCharType="end"/>
        </w:r>
        <w:r>
          <w:t xml:space="preserve"> Janela Cadastro de Chamados</w:t>
        </w:r>
        <w:bookmarkEnd w:id="1352"/>
      </w:ins>
    </w:p>
    <w:p w14:paraId="7F02511E" w14:textId="718989C5" w:rsidR="005608C5" w:rsidRPr="00E211EF" w:rsidRDefault="005608C5">
      <w:pPr>
        <w:spacing w:before="120" w:after="0" w:line="360" w:lineRule="auto"/>
        <w:ind w:firstLine="709"/>
        <w:jc w:val="both"/>
        <w:rPr>
          <w:rFonts w:ascii="Arial" w:eastAsia="Arial" w:hAnsi="Arial" w:cs="Arial"/>
          <w:sz w:val="24"/>
          <w:szCs w:val="24"/>
          <w:rPrChange w:id="1355" w:author="Bruno dos Santos Rodrigues" w:date="2016-12-04T10:13:00Z">
            <w:rPr/>
          </w:rPrChange>
        </w:rPr>
        <w:pPrChange w:id="1356" w:author="Bruno dos Santos Rodrigues" w:date="2016-12-04T10:35:00Z">
          <w:pPr>
            <w:keepNext/>
            <w:spacing w:before="120" w:after="0"/>
            <w:jc w:val="center"/>
          </w:pPr>
        </w:pPrChange>
      </w:pPr>
    </w:p>
    <w:p w14:paraId="72D1982F" w14:textId="77777777" w:rsidR="006E4721" w:rsidRDefault="005608C5">
      <w:pPr>
        <w:spacing w:before="120" w:after="0" w:line="360" w:lineRule="auto"/>
        <w:ind w:firstLine="709"/>
        <w:jc w:val="both"/>
        <w:rPr>
          <w:ins w:id="1357" w:author="Bruno dos Santos Rodrigues" w:date="2016-12-04T11:35:00Z"/>
          <w:rFonts w:ascii="Arial" w:eastAsia="Arial" w:hAnsi="Arial" w:cs="Arial"/>
          <w:sz w:val="24"/>
          <w:szCs w:val="24"/>
        </w:rPr>
        <w:pPrChange w:id="1358" w:author="Bruno dos Santos Rodrigues" w:date="2016-12-04T10:35:00Z">
          <w:pPr>
            <w:pStyle w:val="Legenda"/>
            <w:jc w:val="center"/>
          </w:pPr>
        </w:pPrChange>
      </w:pPr>
      <w:del w:id="1359" w:author="Bruno dos Santos Rodrigues" w:date="2016-12-04T11:28:00Z">
        <w:r w:rsidRPr="00E211EF" w:rsidDel="00AD1768">
          <w:rPr>
            <w:rFonts w:ascii="Arial" w:eastAsia="Arial" w:hAnsi="Arial" w:cs="Arial"/>
            <w:sz w:val="24"/>
            <w:szCs w:val="24"/>
            <w:rPrChange w:id="1360" w:author="Bruno dos Santos Rodrigues" w:date="2016-12-04T10:13:00Z">
              <w:rPr>
                <w:rFonts w:ascii="Arial" w:hAnsi="Arial" w:cs="Arial"/>
                <w:i w:val="0"/>
                <w:iCs w:val="0"/>
                <w:color w:val="auto"/>
                <w:sz w:val="20"/>
              </w:rPr>
            </w:rPrChange>
          </w:rPr>
          <w:delText xml:space="preserve">Figura </w:delText>
        </w:r>
        <w:r w:rsidRPr="00E211EF" w:rsidDel="00AD1768">
          <w:rPr>
            <w:rFonts w:ascii="Arial" w:eastAsia="Arial" w:hAnsi="Arial" w:cs="Arial"/>
            <w:sz w:val="24"/>
            <w:szCs w:val="24"/>
            <w:rPrChange w:id="1361" w:author="Bruno dos Santos Rodrigues" w:date="2016-12-04T10:13:00Z">
              <w:rPr>
                <w:rFonts w:ascii="Arial" w:hAnsi="Arial" w:cs="Arial"/>
                <w:i w:val="0"/>
                <w:iCs w:val="0"/>
                <w:color w:val="auto"/>
                <w:sz w:val="20"/>
              </w:rPr>
            </w:rPrChange>
          </w:rPr>
          <w:fldChar w:fldCharType="begin"/>
        </w:r>
        <w:r w:rsidRPr="00E211EF" w:rsidDel="00AD1768">
          <w:rPr>
            <w:rFonts w:ascii="Arial" w:eastAsia="Arial" w:hAnsi="Arial" w:cs="Arial"/>
            <w:sz w:val="24"/>
            <w:szCs w:val="24"/>
            <w:rPrChange w:id="1362" w:author="Bruno dos Santos Rodrigues" w:date="2016-12-04T10:13:00Z">
              <w:rPr>
                <w:rFonts w:ascii="Arial" w:hAnsi="Arial" w:cs="Arial"/>
                <w:i w:val="0"/>
                <w:iCs w:val="0"/>
                <w:color w:val="auto"/>
                <w:sz w:val="20"/>
              </w:rPr>
            </w:rPrChange>
          </w:rPr>
          <w:delInstrText xml:space="preserve"> SEQ Figura \* ARABIC </w:delInstrText>
        </w:r>
        <w:r w:rsidRPr="00E211EF" w:rsidDel="00AD1768">
          <w:rPr>
            <w:rFonts w:ascii="Arial" w:eastAsia="Arial" w:hAnsi="Arial" w:cs="Arial"/>
            <w:sz w:val="24"/>
            <w:szCs w:val="24"/>
            <w:rPrChange w:id="1363" w:author="Bruno dos Santos Rodrigues" w:date="2016-12-04T10:13:00Z">
              <w:rPr>
                <w:rFonts w:ascii="Arial" w:hAnsi="Arial" w:cs="Arial"/>
                <w:i w:val="0"/>
                <w:iCs w:val="0"/>
                <w:color w:val="auto"/>
                <w:sz w:val="20"/>
              </w:rPr>
            </w:rPrChange>
          </w:rPr>
          <w:fldChar w:fldCharType="separate"/>
        </w:r>
      </w:del>
      <w:del w:id="1364" w:author="Bruno dos Santos Rodrigues" w:date="2016-12-04T11:10:00Z">
        <w:r w:rsidR="000E1A31" w:rsidRPr="00E211EF" w:rsidDel="003865DA">
          <w:rPr>
            <w:rFonts w:ascii="Arial" w:eastAsia="Arial" w:hAnsi="Arial" w:cs="Arial"/>
            <w:noProof/>
            <w:sz w:val="24"/>
            <w:szCs w:val="24"/>
            <w:rPrChange w:id="1365" w:author="Bruno dos Santos Rodrigues" w:date="2016-12-04T10:13:00Z">
              <w:rPr>
                <w:rFonts w:ascii="Arial" w:hAnsi="Arial" w:cs="Arial"/>
                <w:i w:val="0"/>
                <w:iCs w:val="0"/>
                <w:noProof/>
                <w:color w:val="auto"/>
                <w:sz w:val="20"/>
              </w:rPr>
            </w:rPrChange>
          </w:rPr>
          <w:delText>14</w:delText>
        </w:r>
      </w:del>
      <w:del w:id="1366" w:author="Bruno dos Santos Rodrigues" w:date="2016-12-04T11:28:00Z">
        <w:r w:rsidRPr="00E211EF" w:rsidDel="00AD1768">
          <w:rPr>
            <w:rFonts w:ascii="Arial" w:eastAsia="Arial" w:hAnsi="Arial" w:cs="Arial"/>
            <w:sz w:val="24"/>
            <w:szCs w:val="24"/>
            <w:rPrChange w:id="1367" w:author="Bruno dos Santos Rodrigues" w:date="2016-12-04T10:13:00Z">
              <w:rPr>
                <w:rFonts w:ascii="Arial" w:hAnsi="Arial" w:cs="Arial"/>
                <w:i w:val="0"/>
                <w:iCs w:val="0"/>
                <w:color w:val="auto"/>
                <w:sz w:val="20"/>
              </w:rPr>
            </w:rPrChange>
          </w:rPr>
          <w:fldChar w:fldCharType="end"/>
        </w:r>
        <w:r w:rsidRPr="00E211EF" w:rsidDel="00AD1768">
          <w:rPr>
            <w:rFonts w:ascii="Arial" w:eastAsia="Arial" w:hAnsi="Arial" w:cs="Arial"/>
            <w:sz w:val="24"/>
            <w:szCs w:val="24"/>
            <w:rPrChange w:id="1368" w:author="Bruno dos Santos Rodrigues" w:date="2016-12-04T10:13:00Z">
              <w:rPr>
                <w:rFonts w:ascii="Arial" w:hAnsi="Arial" w:cs="Arial"/>
                <w:i w:val="0"/>
                <w:iCs w:val="0"/>
                <w:color w:val="auto"/>
                <w:sz w:val="20"/>
              </w:rPr>
            </w:rPrChange>
          </w:rPr>
          <w:delText xml:space="preserve"> - </w:delText>
        </w:r>
      </w:del>
      <w:del w:id="1369" w:author="Bruno dos Santos Rodrigues" w:date="2016-12-04T10:23:00Z">
        <w:r w:rsidRPr="00E211EF" w:rsidDel="0064702A">
          <w:rPr>
            <w:rFonts w:ascii="Arial" w:eastAsia="Arial" w:hAnsi="Arial" w:cs="Arial"/>
            <w:sz w:val="24"/>
            <w:szCs w:val="24"/>
            <w:rPrChange w:id="1370" w:author="Bruno dos Santos Rodrigues" w:date="2016-12-04T10:13:00Z">
              <w:rPr>
                <w:rFonts w:ascii="Arial" w:hAnsi="Arial" w:cs="Arial"/>
                <w:i w:val="0"/>
                <w:iCs w:val="0"/>
                <w:color w:val="auto"/>
                <w:sz w:val="20"/>
              </w:rPr>
            </w:rPrChange>
          </w:rPr>
          <w:delText>Tela</w:delText>
        </w:r>
      </w:del>
      <w:del w:id="1371" w:author="Bruno dos Santos Rodrigues" w:date="2016-12-04T11:28:00Z">
        <w:r w:rsidRPr="00E211EF" w:rsidDel="00AD1768">
          <w:rPr>
            <w:rFonts w:ascii="Arial" w:eastAsia="Arial" w:hAnsi="Arial" w:cs="Arial"/>
            <w:sz w:val="24"/>
            <w:szCs w:val="24"/>
            <w:rPrChange w:id="1372" w:author="Bruno dos Santos Rodrigues" w:date="2016-12-04T10:13:00Z">
              <w:rPr>
                <w:rFonts w:ascii="Arial" w:hAnsi="Arial" w:cs="Arial"/>
                <w:i w:val="0"/>
                <w:iCs w:val="0"/>
                <w:color w:val="auto"/>
                <w:sz w:val="20"/>
              </w:rPr>
            </w:rPrChange>
          </w:rPr>
          <w:delText xml:space="preserve"> cadastro de ativos do Kaizen</w:delText>
        </w:r>
      </w:del>
      <w:ins w:id="1373" w:author="Bruno dos Santos Rodrigues" w:date="2016-12-04T11:30:00Z">
        <w:r w:rsidR="00AD1768">
          <w:rPr>
            <w:rFonts w:ascii="Arial" w:eastAsia="Arial" w:hAnsi="Arial" w:cs="Arial"/>
            <w:sz w:val="24"/>
            <w:szCs w:val="24"/>
          </w:rPr>
          <w:t>Na</w:t>
        </w:r>
      </w:ins>
      <w:ins w:id="1374" w:author="Bruno dos Santos Rodrigues" w:date="2016-12-04T11:31:00Z">
        <w:r w:rsidR="00AD1768">
          <w:rPr>
            <w:rFonts w:ascii="Arial" w:eastAsia="Arial" w:hAnsi="Arial" w:cs="Arial"/>
            <w:sz w:val="24"/>
            <w:szCs w:val="24"/>
          </w:rPr>
          <w:t xml:space="preserve"> Janela de criação de chamado há vários detalhes, os botões de Abre RACI e Abre Ativos est</w:t>
        </w:r>
      </w:ins>
      <w:ins w:id="1375" w:author="Bruno dos Santos Rodrigues" w:date="2016-12-04T11:32:00Z">
        <w:r w:rsidR="00AD1768">
          <w:rPr>
            <w:rFonts w:ascii="Arial" w:eastAsia="Arial" w:hAnsi="Arial" w:cs="Arial"/>
            <w:sz w:val="24"/>
            <w:szCs w:val="24"/>
          </w:rPr>
          <w:t xml:space="preserve">ão desativados, eles só serão ativados quando o cadastro inicial do chamado for feito, pois não temos como atribuir pessoas e ativos a um chamado não existente. </w:t>
        </w:r>
      </w:ins>
    </w:p>
    <w:p w14:paraId="1448BFA2" w14:textId="04CCD472" w:rsidR="00236201" w:rsidDel="006E4721" w:rsidRDefault="00AD1768">
      <w:pPr>
        <w:spacing w:before="120" w:after="0" w:line="360" w:lineRule="auto"/>
        <w:ind w:firstLine="709"/>
        <w:jc w:val="both"/>
        <w:rPr>
          <w:del w:id="1376" w:author="Bruno dos Santos Rodrigues" w:date="2016-12-04T11:28:00Z"/>
          <w:rFonts w:ascii="Arial" w:eastAsia="Arial" w:hAnsi="Arial" w:cs="Arial"/>
          <w:sz w:val="24"/>
          <w:szCs w:val="24"/>
        </w:rPr>
        <w:pPrChange w:id="1377" w:author="Bruno dos Santos Rodrigues" w:date="2016-12-04T10:35:00Z">
          <w:pPr>
            <w:pStyle w:val="Legenda"/>
            <w:jc w:val="center"/>
          </w:pPr>
        </w:pPrChange>
      </w:pPr>
      <w:ins w:id="1378" w:author="Bruno dos Santos Rodrigues" w:date="2016-12-04T11:32:00Z">
        <w:r>
          <w:rPr>
            <w:rFonts w:ascii="Arial" w:eastAsia="Arial" w:hAnsi="Arial" w:cs="Arial"/>
            <w:sz w:val="24"/>
            <w:szCs w:val="24"/>
          </w:rPr>
          <w:t>Os outros campos s</w:t>
        </w:r>
      </w:ins>
      <w:ins w:id="1379" w:author="Bruno dos Santos Rodrigues" w:date="2016-12-04T11:33:00Z">
        <w:r>
          <w:rPr>
            <w:rFonts w:ascii="Arial" w:eastAsia="Arial" w:hAnsi="Arial" w:cs="Arial"/>
            <w:sz w:val="24"/>
            <w:szCs w:val="24"/>
          </w:rPr>
          <w:t>ão referentes aos status e prioridades já cadastrados pelo administrador, a data de abertura do chamado é</w:t>
        </w:r>
        <w:r w:rsidR="006E4721">
          <w:rPr>
            <w:rFonts w:ascii="Arial" w:eastAsia="Arial" w:hAnsi="Arial" w:cs="Arial"/>
            <w:sz w:val="24"/>
            <w:szCs w:val="24"/>
          </w:rPr>
          <w:t xml:space="preserve"> preenchida automaticamente e </w:t>
        </w:r>
      </w:ins>
      <w:ins w:id="1380" w:author="Bruno dos Santos Rodrigues" w:date="2016-12-04T11:34:00Z">
        <w:r w:rsidR="006E4721">
          <w:rPr>
            <w:rFonts w:ascii="Arial" w:eastAsia="Arial" w:hAnsi="Arial" w:cs="Arial"/>
            <w:sz w:val="24"/>
            <w:szCs w:val="24"/>
          </w:rPr>
          <w:t>o campo reincidente marca quando um chamado é referente a um problema que já foi tratado em outro chamado</w:t>
        </w:r>
      </w:ins>
      <w:ins w:id="1381" w:author="Bruno dos Santos Rodrigues" w:date="2016-12-04T11:35:00Z">
        <w:r w:rsidR="006E4721">
          <w:rPr>
            <w:rFonts w:ascii="Arial" w:eastAsia="Arial" w:hAnsi="Arial" w:cs="Arial"/>
            <w:sz w:val="24"/>
            <w:szCs w:val="24"/>
          </w:rPr>
          <w:t>.</w:t>
        </w:r>
      </w:ins>
    </w:p>
    <w:p w14:paraId="40FED56F" w14:textId="7837A561" w:rsidR="006E4721" w:rsidRDefault="006E4721">
      <w:pPr>
        <w:spacing w:before="120" w:after="0" w:line="360" w:lineRule="auto"/>
        <w:ind w:firstLine="709"/>
        <w:jc w:val="both"/>
        <w:rPr>
          <w:ins w:id="1382" w:author="Bruno dos Santos Rodrigues" w:date="2016-12-04T11:44:00Z"/>
          <w:rFonts w:ascii="Arial" w:eastAsia="Arial" w:hAnsi="Arial" w:cs="Arial"/>
          <w:sz w:val="24"/>
          <w:szCs w:val="24"/>
        </w:rPr>
        <w:pPrChange w:id="1383" w:author="Bruno dos Santos Rodrigues" w:date="2016-12-04T10:35:00Z">
          <w:pPr>
            <w:pStyle w:val="Legenda"/>
            <w:jc w:val="center"/>
          </w:pPr>
        </w:pPrChange>
      </w:pPr>
      <w:ins w:id="1384" w:author="Bruno dos Santos Rodrigues" w:date="2016-12-04T11:36:00Z">
        <w:r>
          <w:rPr>
            <w:rFonts w:ascii="Arial" w:eastAsia="Arial" w:hAnsi="Arial" w:cs="Arial"/>
            <w:sz w:val="24"/>
            <w:szCs w:val="24"/>
          </w:rPr>
          <w:t>Após atribuído o ativo ao chamado o botão de lupa busca o SLA e todas as informações já estarão completas.</w:t>
        </w:r>
      </w:ins>
    </w:p>
    <w:p w14:paraId="654B0679" w14:textId="77777777" w:rsidR="009B3219" w:rsidRDefault="009B3219">
      <w:pPr>
        <w:keepNext/>
        <w:spacing w:before="120" w:after="0" w:line="360" w:lineRule="auto"/>
        <w:ind w:firstLine="709"/>
        <w:jc w:val="center"/>
        <w:rPr>
          <w:ins w:id="1385" w:author="Bruno dos Santos Rodrigues" w:date="2016-12-04T11:51:00Z"/>
        </w:rPr>
        <w:pPrChange w:id="1386" w:author="Bruno dos Santos Rodrigues" w:date="2016-12-04T11:51:00Z">
          <w:pPr>
            <w:spacing w:before="120" w:after="0" w:line="360" w:lineRule="auto"/>
            <w:ind w:firstLine="709"/>
            <w:jc w:val="both"/>
          </w:pPr>
        </w:pPrChange>
      </w:pPr>
      <w:ins w:id="1387" w:author="Bruno dos Santos Rodrigues" w:date="2016-12-04T11:47:00Z">
        <w:r>
          <w:rPr>
            <w:rFonts w:ascii="Arial" w:eastAsia="Arial" w:hAnsi="Arial" w:cs="Arial"/>
            <w:noProof/>
            <w:sz w:val="24"/>
            <w:szCs w:val="24"/>
          </w:rPr>
          <w:lastRenderedPageBreak/>
          <w:drawing>
            <wp:inline distT="0" distB="0" distL="0" distR="0" wp14:anchorId="6449A903" wp14:editId="5FF18204">
              <wp:extent cx="5400040" cy="3686810"/>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 cria raci.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686810"/>
                      </a:xfrm>
                      <a:prstGeom prst="rect">
                        <a:avLst/>
                      </a:prstGeom>
                    </pic:spPr>
                  </pic:pic>
                </a:graphicData>
              </a:graphic>
            </wp:inline>
          </w:drawing>
        </w:r>
      </w:ins>
    </w:p>
    <w:p w14:paraId="3BD93269" w14:textId="4C9A65F1" w:rsidR="009B3219" w:rsidRDefault="009B3219">
      <w:pPr>
        <w:pStyle w:val="Legenda"/>
        <w:jc w:val="center"/>
        <w:rPr>
          <w:ins w:id="1388" w:author="Bruno dos Santos Rodrigues" w:date="2016-12-04T11:51:00Z"/>
        </w:rPr>
        <w:pPrChange w:id="1389" w:author="Bruno dos Santos Rodrigues" w:date="2016-12-04T11:51:00Z">
          <w:pPr>
            <w:pStyle w:val="Legenda"/>
          </w:pPr>
        </w:pPrChange>
      </w:pPr>
      <w:bookmarkStart w:id="1390" w:name="_Toc468623240"/>
      <w:ins w:id="1391" w:author="Bruno dos Santos Rodrigues" w:date="2016-12-04T11:51:00Z">
        <w:r>
          <w:t xml:space="preserve">Figura </w:t>
        </w:r>
        <w:r>
          <w:fldChar w:fldCharType="begin"/>
        </w:r>
        <w:r>
          <w:instrText xml:space="preserve"> SEQ Figura \* ARABIC </w:instrText>
        </w:r>
      </w:ins>
      <w:r>
        <w:fldChar w:fldCharType="separate"/>
      </w:r>
      <w:ins w:id="1392" w:author="Bruno dos Santos Rodrigues" w:date="2016-12-04T11:51:00Z">
        <w:r>
          <w:rPr>
            <w:noProof/>
          </w:rPr>
          <w:t>15</w:t>
        </w:r>
        <w:r>
          <w:fldChar w:fldCharType="end"/>
        </w:r>
        <w:r>
          <w:t xml:space="preserve"> Janela da matriz RACI do chamado</w:t>
        </w:r>
        <w:bookmarkEnd w:id="1390"/>
      </w:ins>
    </w:p>
    <w:p w14:paraId="47ECFF45" w14:textId="77777777" w:rsidR="009B3219" w:rsidRDefault="009B3219">
      <w:pPr>
        <w:keepNext/>
        <w:spacing w:before="120" w:after="0" w:line="360" w:lineRule="auto"/>
        <w:ind w:firstLine="709"/>
        <w:jc w:val="center"/>
        <w:rPr>
          <w:ins w:id="1393" w:author="Bruno dos Santos Rodrigues" w:date="2016-12-04T11:51:00Z"/>
        </w:rPr>
        <w:pPrChange w:id="1394" w:author="Bruno dos Santos Rodrigues" w:date="2016-12-04T11:51:00Z">
          <w:pPr>
            <w:spacing w:before="120" w:after="0" w:line="360" w:lineRule="auto"/>
            <w:ind w:firstLine="709"/>
            <w:jc w:val="both"/>
          </w:pPr>
        </w:pPrChange>
      </w:pPr>
      <w:ins w:id="1395" w:author="Bruno dos Santos Rodrigues" w:date="2016-12-04T11:47:00Z">
        <w:r>
          <w:rPr>
            <w:rFonts w:ascii="Arial" w:eastAsia="Arial" w:hAnsi="Arial" w:cs="Arial"/>
            <w:noProof/>
            <w:sz w:val="24"/>
            <w:szCs w:val="24"/>
          </w:rPr>
          <w:drawing>
            <wp:inline distT="0" distB="0" distL="0" distR="0" wp14:anchorId="35CECED8" wp14:editId="4AC2CADB">
              <wp:extent cx="5400040" cy="2035617"/>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a seleciona ativo.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2035617"/>
                      </a:xfrm>
                      <a:prstGeom prst="rect">
                        <a:avLst/>
                      </a:prstGeom>
                    </pic:spPr>
                  </pic:pic>
                </a:graphicData>
              </a:graphic>
            </wp:inline>
          </w:drawing>
        </w:r>
      </w:ins>
    </w:p>
    <w:p w14:paraId="6A09D3C1" w14:textId="7DF7093E" w:rsidR="009B3219" w:rsidRDefault="009B3219">
      <w:pPr>
        <w:pStyle w:val="Legenda"/>
        <w:jc w:val="center"/>
        <w:rPr>
          <w:ins w:id="1396" w:author="Bruno dos Santos Rodrigues" w:date="2016-12-04T11:51:00Z"/>
        </w:rPr>
        <w:pPrChange w:id="1397" w:author="Bruno dos Santos Rodrigues" w:date="2016-12-04T11:51:00Z">
          <w:pPr>
            <w:pStyle w:val="Legenda"/>
          </w:pPr>
        </w:pPrChange>
      </w:pPr>
      <w:bookmarkStart w:id="1398" w:name="_Toc468623241"/>
      <w:ins w:id="1399" w:author="Bruno dos Santos Rodrigues" w:date="2016-12-04T11:51:00Z">
        <w:r>
          <w:t xml:space="preserve">Figura </w:t>
        </w:r>
        <w:r>
          <w:fldChar w:fldCharType="begin"/>
        </w:r>
        <w:r>
          <w:instrText xml:space="preserve"> SEQ Figura \* ARABIC </w:instrText>
        </w:r>
      </w:ins>
      <w:r>
        <w:fldChar w:fldCharType="separate"/>
      </w:r>
      <w:ins w:id="1400" w:author="Bruno dos Santos Rodrigues" w:date="2016-12-04T11:51:00Z">
        <w:r>
          <w:rPr>
            <w:noProof/>
          </w:rPr>
          <w:t>16</w:t>
        </w:r>
        <w:r>
          <w:fldChar w:fldCharType="end"/>
        </w:r>
        <w:r>
          <w:t xml:space="preserve"> Janela Seleciona Ativo do Chamado</w:t>
        </w:r>
        <w:bookmarkEnd w:id="1398"/>
      </w:ins>
    </w:p>
    <w:p w14:paraId="282146FF" w14:textId="00594B50" w:rsidR="00236201" w:rsidRPr="00E211EF" w:rsidRDefault="009B3219">
      <w:pPr>
        <w:spacing w:before="120" w:after="0" w:line="360" w:lineRule="auto"/>
        <w:ind w:firstLine="709"/>
        <w:jc w:val="both"/>
        <w:rPr>
          <w:rFonts w:ascii="Arial" w:eastAsia="Arial" w:hAnsi="Arial" w:cs="Arial"/>
          <w:sz w:val="24"/>
          <w:szCs w:val="24"/>
          <w:rPrChange w:id="1401" w:author="Bruno dos Santos Rodrigues" w:date="2016-12-04T10:13:00Z">
            <w:rPr>
              <w:rFonts w:ascii="Arial" w:eastAsia="Arial" w:hAnsi="Arial" w:cs="Arial"/>
              <w:i/>
              <w:sz w:val="24"/>
              <w:szCs w:val="24"/>
            </w:rPr>
          </w:rPrChange>
        </w:rPr>
        <w:pPrChange w:id="1402" w:author="Bruno dos Santos Rodrigues" w:date="2016-12-04T10:35:00Z">
          <w:pPr>
            <w:spacing w:after="200" w:line="240" w:lineRule="auto"/>
            <w:jc w:val="center"/>
          </w:pPr>
        </w:pPrChange>
      </w:pPr>
      <w:ins w:id="1403" w:author="Bruno dos Santos Rodrigues" w:date="2016-12-04T11:52:00Z">
        <w:r>
          <w:rPr>
            <w:rFonts w:ascii="Arial" w:eastAsia="Arial" w:hAnsi="Arial" w:cs="Arial"/>
            <w:sz w:val="24"/>
            <w:szCs w:val="24"/>
          </w:rPr>
          <w:tab/>
          <w:t>Nas figuras 15 e 16 as janelas de selecionar ativo e criar a matriz RACI são apresentadas, selecionar o ativo é bem simples, basta seleci</w:t>
        </w:r>
      </w:ins>
      <w:ins w:id="1404" w:author="Bruno dos Santos Rodrigues" w:date="2016-12-04T11:56:00Z">
        <w:r>
          <w:rPr>
            <w:rFonts w:ascii="Arial" w:eastAsia="Arial" w:hAnsi="Arial" w:cs="Arial"/>
            <w:sz w:val="24"/>
            <w:szCs w:val="24"/>
          </w:rPr>
          <w:t>onar o ativo da lista e salvar. Já</w:t>
        </w:r>
      </w:ins>
      <w:ins w:id="1405" w:author="Bruno dos Santos Rodrigues" w:date="2016-12-04T11:58:00Z">
        <w:r w:rsidR="0070066D">
          <w:rPr>
            <w:rFonts w:ascii="Arial" w:eastAsia="Arial" w:hAnsi="Arial" w:cs="Arial"/>
            <w:sz w:val="24"/>
            <w:szCs w:val="24"/>
          </w:rPr>
          <w:t xml:space="preserve"> no cadastro da matriz RACI é necesário selecionar a pessoa, os seus papéis, e adicionar o cadastro que constar</w:t>
        </w:r>
      </w:ins>
      <w:ins w:id="1406" w:author="Bruno dos Santos Rodrigues" w:date="2016-12-04T11:59:00Z">
        <w:r w:rsidR="0070066D">
          <w:rPr>
            <w:rFonts w:ascii="Arial" w:eastAsia="Arial" w:hAnsi="Arial" w:cs="Arial"/>
            <w:sz w:val="24"/>
            <w:szCs w:val="24"/>
          </w:rPr>
          <w:t>á na tabela da janela, quando o botão salvar for clicado a matriz RACI cadastrada será atribuída ao chamado.</w:t>
        </w:r>
      </w:ins>
    </w:p>
    <w:p w14:paraId="4AEF2522" w14:textId="7D8C4BB1" w:rsidR="00236201" w:rsidRPr="00E211EF" w:rsidRDefault="00236201">
      <w:pPr>
        <w:spacing w:before="120" w:after="0" w:line="360" w:lineRule="auto"/>
        <w:ind w:firstLine="709"/>
        <w:jc w:val="both"/>
        <w:rPr>
          <w:rFonts w:ascii="Arial" w:eastAsia="Arial" w:hAnsi="Arial" w:cs="Arial"/>
          <w:sz w:val="24"/>
          <w:szCs w:val="24"/>
          <w:rPrChange w:id="1407" w:author="Bruno dos Santos Rodrigues" w:date="2016-12-04T10:13:00Z">
            <w:rPr/>
          </w:rPrChange>
        </w:rPr>
        <w:pPrChange w:id="1408" w:author="Bruno dos Santos Rodrigues" w:date="2016-12-04T10:35:00Z">
          <w:pPr>
            <w:spacing w:before="120" w:after="0"/>
            <w:jc w:val="center"/>
          </w:pPr>
        </w:pPrChange>
      </w:pPr>
    </w:p>
    <w:p w14:paraId="17B3ACA4" w14:textId="77777777" w:rsidR="0070066D" w:rsidRDefault="00236201" w:rsidP="0070066D">
      <w:pPr>
        <w:keepNext/>
        <w:spacing w:before="120" w:after="0" w:line="360" w:lineRule="auto"/>
        <w:ind w:firstLine="709"/>
        <w:jc w:val="center"/>
        <w:rPr>
          <w:ins w:id="1409" w:author="Bruno dos Santos Rodrigues" w:date="2016-12-04T12:05:00Z"/>
        </w:rPr>
      </w:pPr>
      <w:r w:rsidRPr="00E211EF">
        <w:rPr>
          <w:rFonts w:ascii="Arial" w:eastAsia="Arial" w:hAnsi="Arial" w:cs="Arial"/>
          <w:noProof/>
          <w:sz w:val="24"/>
          <w:szCs w:val="24"/>
          <w:rPrChange w:id="1410" w:author="Bruno dos Santos Rodrigues" w:date="2016-12-04T10:13:00Z">
            <w:rPr>
              <w:noProof/>
            </w:rPr>
          </w:rPrChange>
        </w:rPr>
        <w:lastRenderedPageBreak/>
        <w:drawing>
          <wp:inline distT="0" distB="0" distL="0" distR="0" wp14:anchorId="2E115FF3" wp14:editId="6557F1ED">
            <wp:extent cx="1940388" cy="2853191"/>
            <wp:effectExtent l="0" t="0" r="3175"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dastro de Chamados.JPG"/>
                    <pic:cNvPicPr/>
                  </pic:nvPicPr>
                  <pic:blipFill>
                    <a:blip r:embed="rId26">
                      <a:extLst>
                        <a:ext uri="{28A0092B-C50C-407E-A947-70E740481C1C}">
                          <a14:useLocalDpi xmlns:a14="http://schemas.microsoft.com/office/drawing/2010/main" val="0"/>
                        </a:ext>
                      </a:extLst>
                    </a:blip>
                    <a:stretch>
                      <a:fillRect/>
                    </a:stretch>
                  </pic:blipFill>
                  <pic:spPr>
                    <a:xfrm>
                      <a:off x="0" y="0"/>
                      <a:ext cx="1940388" cy="2853191"/>
                    </a:xfrm>
                    <a:prstGeom prst="rect">
                      <a:avLst/>
                    </a:prstGeom>
                  </pic:spPr>
                </pic:pic>
              </a:graphicData>
            </a:graphic>
          </wp:inline>
        </w:drawing>
      </w:r>
    </w:p>
    <w:p w14:paraId="6EEE90D8" w14:textId="1A25858A" w:rsidR="006E4721" w:rsidRDefault="0070066D">
      <w:pPr>
        <w:pStyle w:val="Legenda"/>
        <w:jc w:val="center"/>
        <w:rPr>
          <w:ins w:id="1411" w:author="Bruno dos Santos Rodrigues" w:date="2016-12-04T11:37:00Z"/>
        </w:rPr>
        <w:pPrChange w:id="1412" w:author="Bruno dos Santos Rodrigues" w:date="2016-12-04T12:05:00Z">
          <w:pPr>
            <w:spacing w:before="120" w:after="0" w:line="360" w:lineRule="auto"/>
            <w:ind w:firstLine="709"/>
            <w:jc w:val="both"/>
          </w:pPr>
        </w:pPrChange>
      </w:pPr>
      <w:bookmarkStart w:id="1413" w:name="_Toc468623242"/>
      <w:ins w:id="1414" w:author="Bruno dos Santos Rodrigues" w:date="2016-12-04T12:05:00Z">
        <w:r>
          <w:t xml:space="preserve">Figura </w:t>
        </w:r>
        <w:r>
          <w:fldChar w:fldCharType="begin"/>
        </w:r>
        <w:r>
          <w:instrText xml:space="preserve"> SEQ Figura \* ARABIC </w:instrText>
        </w:r>
      </w:ins>
      <w:r>
        <w:fldChar w:fldCharType="separate"/>
      </w:r>
      <w:ins w:id="1415" w:author="Bruno dos Santos Rodrigues" w:date="2016-12-04T12:05:00Z">
        <w:r>
          <w:rPr>
            <w:noProof/>
          </w:rPr>
          <w:t>17</w:t>
        </w:r>
        <w:r>
          <w:fldChar w:fldCharType="end"/>
        </w:r>
        <w:r>
          <w:t xml:space="preserve"> Janela de Busca de Pessoas</w:t>
        </w:r>
      </w:ins>
      <w:bookmarkEnd w:id="1413"/>
    </w:p>
    <w:p w14:paraId="556D350B" w14:textId="4E64B793" w:rsidR="00CB168C" w:rsidRPr="00E211EF" w:rsidDel="0070066D" w:rsidRDefault="00CB168C">
      <w:pPr>
        <w:pStyle w:val="Legenda"/>
        <w:jc w:val="center"/>
        <w:rPr>
          <w:del w:id="1416" w:author="Bruno dos Santos Rodrigues" w:date="2016-12-04T12:05:00Z"/>
          <w:rFonts w:ascii="Arial" w:eastAsia="Arial" w:hAnsi="Arial" w:cs="Arial"/>
          <w:sz w:val="24"/>
          <w:szCs w:val="24"/>
          <w:rPrChange w:id="1417" w:author="Bruno dos Santos Rodrigues" w:date="2016-12-04T10:13:00Z">
            <w:rPr>
              <w:del w:id="1418" w:author="Bruno dos Santos Rodrigues" w:date="2016-12-04T12:05:00Z"/>
            </w:rPr>
          </w:rPrChange>
        </w:rPr>
        <w:pPrChange w:id="1419" w:author="Bruno dos Santos Rodrigues" w:date="2016-12-04T11:38:00Z">
          <w:pPr>
            <w:keepNext/>
            <w:spacing w:before="120" w:after="0"/>
            <w:jc w:val="center"/>
          </w:pPr>
        </w:pPrChange>
      </w:pPr>
    </w:p>
    <w:p w14:paraId="0A40D16C" w14:textId="4B35B7F3" w:rsidR="00236201" w:rsidRPr="00E211EF" w:rsidRDefault="00CB168C">
      <w:pPr>
        <w:spacing w:before="120" w:after="0" w:line="360" w:lineRule="auto"/>
        <w:ind w:firstLine="709"/>
        <w:jc w:val="both"/>
        <w:rPr>
          <w:rFonts w:ascii="Arial" w:eastAsia="Arial" w:hAnsi="Arial" w:cs="Arial"/>
          <w:sz w:val="24"/>
          <w:szCs w:val="24"/>
          <w:rPrChange w:id="1420" w:author="Bruno dos Santos Rodrigues" w:date="2016-12-04T10:13:00Z">
            <w:rPr>
              <w:rFonts w:ascii="Arial" w:hAnsi="Arial" w:cs="Arial"/>
              <w:color w:val="auto"/>
              <w:sz w:val="20"/>
            </w:rPr>
          </w:rPrChange>
        </w:rPr>
        <w:pPrChange w:id="1421" w:author="Bruno dos Santos Rodrigues" w:date="2016-12-04T10:35:00Z">
          <w:pPr>
            <w:pStyle w:val="Legenda"/>
            <w:jc w:val="center"/>
          </w:pPr>
        </w:pPrChange>
      </w:pPr>
      <w:del w:id="1422" w:author="Bruno dos Santos Rodrigues" w:date="2016-12-04T11:38:00Z">
        <w:r w:rsidRPr="00E211EF" w:rsidDel="006E4721">
          <w:rPr>
            <w:rFonts w:ascii="Arial" w:eastAsia="Arial" w:hAnsi="Arial" w:cs="Arial"/>
            <w:sz w:val="24"/>
            <w:szCs w:val="24"/>
            <w:rPrChange w:id="1423" w:author="Bruno dos Santos Rodrigues" w:date="2016-12-04T10:13:00Z">
              <w:rPr>
                <w:rFonts w:ascii="Arial" w:hAnsi="Arial" w:cs="Arial"/>
                <w:i w:val="0"/>
                <w:iCs w:val="0"/>
                <w:color w:val="auto"/>
                <w:sz w:val="20"/>
              </w:rPr>
            </w:rPrChange>
          </w:rPr>
          <w:delText xml:space="preserve">Figura </w:delText>
        </w:r>
        <w:r w:rsidRPr="00E211EF" w:rsidDel="006E4721">
          <w:rPr>
            <w:rFonts w:ascii="Arial" w:eastAsia="Arial" w:hAnsi="Arial" w:cs="Arial"/>
            <w:sz w:val="24"/>
            <w:szCs w:val="24"/>
            <w:rPrChange w:id="1424" w:author="Bruno dos Santos Rodrigues" w:date="2016-12-04T10:13:00Z">
              <w:rPr>
                <w:rFonts w:ascii="Arial" w:hAnsi="Arial" w:cs="Arial"/>
                <w:i w:val="0"/>
                <w:iCs w:val="0"/>
                <w:color w:val="auto"/>
                <w:sz w:val="20"/>
              </w:rPr>
            </w:rPrChange>
          </w:rPr>
          <w:fldChar w:fldCharType="begin"/>
        </w:r>
        <w:r w:rsidRPr="00E211EF" w:rsidDel="006E4721">
          <w:rPr>
            <w:rFonts w:ascii="Arial" w:eastAsia="Arial" w:hAnsi="Arial" w:cs="Arial"/>
            <w:sz w:val="24"/>
            <w:szCs w:val="24"/>
            <w:rPrChange w:id="1425" w:author="Bruno dos Santos Rodrigues" w:date="2016-12-04T10:13:00Z">
              <w:rPr>
                <w:rFonts w:ascii="Arial" w:hAnsi="Arial" w:cs="Arial"/>
                <w:i w:val="0"/>
                <w:iCs w:val="0"/>
                <w:color w:val="auto"/>
                <w:sz w:val="20"/>
              </w:rPr>
            </w:rPrChange>
          </w:rPr>
          <w:delInstrText xml:space="preserve"> SEQ Figura \* ARABIC </w:delInstrText>
        </w:r>
        <w:r w:rsidRPr="00E211EF" w:rsidDel="006E4721">
          <w:rPr>
            <w:rFonts w:ascii="Arial" w:eastAsia="Arial" w:hAnsi="Arial" w:cs="Arial"/>
            <w:sz w:val="24"/>
            <w:szCs w:val="24"/>
            <w:rPrChange w:id="1426" w:author="Bruno dos Santos Rodrigues" w:date="2016-12-04T10:13:00Z">
              <w:rPr>
                <w:rFonts w:ascii="Arial" w:hAnsi="Arial" w:cs="Arial"/>
                <w:i w:val="0"/>
                <w:iCs w:val="0"/>
                <w:color w:val="auto"/>
                <w:sz w:val="20"/>
              </w:rPr>
            </w:rPrChange>
          </w:rPr>
          <w:fldChar w:fldCharType="separate"/>
        </w:r>
      </w:del>
      <w:del w:id="1427" w:author="Bruno dos Santos Rodrigues" w:date="2016-12-04T11:10:00Z">
        <w:r w:rsidR="000E1A31" w:rsidRPr="00E211EF" w:rsidDel="003865DA">
          <w:rPr>
            <w:rFonts w:ascii="Arial" w:eastAsia="Arial" w:hAnsi="Arial" w:cs="Arial"/>
            <w:noProof/>
            <w:sz w:val="24"/>
            <w:szCs w:val="24"/>
            <w:rPrChange w:id="1428" w:author="Bruno dos Santos Rodrigues" w:date="2016-12-04T10:13:00Z">
              <w:rPr>
                <w:rFonts w:ascii="Arial" w:hAnsi="Arial" w:cs="Arial"/>
                <w:i w:val="0"/>
                <w:iCs w:val="0"/>
                <w:noProof/>
                <w:color w:val="auto"/>
                <w:sz w:val="20"/>
              </w:rPr>
            </w:rPrChange>
          </w:rPr>
          <w:delText>15</w:delText>
        </w:r>
      </w:del>
      <w:del w:id="1429" w:author="Bruno dos Santos Rodrigues" w:date="2016-12-04T11:38:00Z">
        <w:r w:rsidRPr="00E211EF" w:rsidDel="006E4721">
          <w:rPr>
            <w:rFonts w:ascii="Arial" w:eastAsia="Arial" w:hAnsi="Arial" w:cs="Arial"/>
            <w:sz w:val="24"/>
            <w:szCs w:val="24"/>
            <w:rPrChange w:id="1430" w:author="Bruno dos Santos Rodrigues" w:date="2016-12-04T10:13:00Z">
              <w:rPr>
                <w:rFonts w:ascii="Arial" w:hAnsi="Arial" w:cs="Arial"/>
                <w:i w:val="0"/>
                <w:iCs w:val="0"/>
                <w:color w:val="auto"/>
                <w:sz w:val="20"/>
              </w:rPr>
            </w:rPrChange>
          </w:rPr>
          <w:fldChar w:fldCharType="end"/>
        </w:r>
        <w:r w:rsidRPr="00E211EF" w:rsidDel="006E4721">
          <w:rPr>
            <w:rFonts w:ascii="Arial" w:eastAsia="Arial" w:hAnsi="Arial" w:cs="Arial"/>
            <w:sz w:val="24"/>
            <w:szCs w:val="24"/>
            <w:rPrChange w:id="1431" w:author="Bruno dos Santos Rodrigues" w:date="2016-12-04T10:13:00Z">
              <w:rPr>
                <w:rFonts w:ascii="Arial" w:hAnsi="Arial" w:cs="Arial"/>
                <w:i w:val="0"/>
                <w:iCs w:val="0"/>
                <w:color w:val="auto"/>
                <w:sz w:val="20"/>
              </w:rPr>
            </w:rPrChange>
          </w:rPr>
          <w:delText xml:space="preserve"> - </w:delText>
        </w:r>
      </w:del>
      <w:del w:id="1432" w:author="Bruno dos Santos Rodrigues" w:date="2016-12-04T10:23:00Z">
        <w:r w:rsidRPr="00E211EF" w:rsidDel="0064702A">
          <w:rPr>
            <w:rFonts w:ascii="Arial" w:eastAsia="Arial" w:hAnsi="Arial" w:cs="Arial"/>
            <w:sz w:val="24"/>
            <w:szCs w:val="24"/>
            <w:rPrChange w:id="1433" w:author="Bruno dos Santos Rodrigues" w:date="2016-12-04T10:13:00Z">
              <w:rPr>
                <w:rFonts w:ascii="Arial" w:hAnsi="Arial" w:cs="Arial"/>
                <w:i w:val="0"/>
                <w:iCs w:val="0"/>
                <w:color w:val="auto"/>
                <w:sz w:val="20"/>
              </w:rPr>
            </w:rPrChange>
          </w:rPr>
          <w:delText>Tela</w:delText>
        </w:r>
      </w:del>
      <w:del w:id="1434" w:author="Bruno dos Santos Rodrigues" w:date="2016-12-04T11:38:00Z">
        <w:r w:rsidRPr="00E211EF" w:rsidDel="006E4721">
          <w:rPr>
            <w:rFonts w:ascii="Arial" w:eastAsia="Arial" w:hAnsi="Arial" w:cs="Arial"/>
            <w:sz w:val="24"/>
            <w:szCs w:val="24"/>
            <w:rPrChange w:id="1435" w:author="Bruno dos Santos Rodrigues" w:date="2016-12-04T10:13:00Z">
              <w:rPr>
                <w:rFonts w:ascii="Arial" w:hAnsi="Arial" w:cs="Arial"/>
                <w:i w:val="0"/>
                <w:iCs w:val="0"/>
                <w:color w:val="auto"/>
                <w:sz w:val="20"/>
              </w:rPr>
            </w:rPrChange>
          </w:rPr>
          <w:delText xml:space="preserve"> cadastro de chamado do Kaizen</w:delText>
        </w:r>
      </w:del>
      <w:ins w:id="1436" w:author="Bruno dos Santos Rodrigues" w:date="2016-12-04T11:38:00Z">
        <w:r w:rsidR="006E4721">
          <w:rPr>
            <w:rFonts w:ascii="Arial" w:eastAsia="Arial" w:hAnsi="Arial" w:cs="Arial"/>
            <w:sz w:val="24"/>
            <w:szCs w:val="24"/>
          </w:rPr>
          <w:t>Na Janela de Busca de Pessoas</w:t>
        </w:r>
      </w:ins>
      <w:ins w:id="1437" w:author="Bruno dos Santos Rodrigues" w:date="2016-12-04T11:39:00Z">
        <w:r w:rsidR="006E4721">
          <w:rPr>
            <w:rFonts w:ascii="Arial" w:eastAsia="Arial" w:hAnsi="Arial" w:cs="Arial"/>
            <w:sz w:val="24"/>
            <w:szCs w:val="24"/>
          </w:rPr>
          <w:t xml:space="preserve"> </w:t>
        </w:r>
      </w:ins>
      <w:ins w:id="1438" w:author="Bruno dos Santos Rodrigues" w:date="2016-12-04T11:38:00Z">
        <w:r w:rsidR="006E4721">
          <w:rPr>
            <w:rFonts w:ascii="Arial" w:eastAsia="Arial" w:hAnsi="Arial" w:cs="Arial"/>
            <w:sz w:val="24"/>
            <w:szCs w:val="24"/>
          </w:rPr>
          <w:t>(Figura 15) podemos buscar e alterar uma pe</w:t>
        </w:r>
      </w:ins>
      <w:ins w:id="1439" w:author="Bruno dos Santos Rodrigues" w:date="2016-12-04T11:39:00Z">
        <w:r w:rsidR="006E4721">
          <w:rPr>
            <w:rFonts w:ascii="Arial" w:eastAsia="Arial" w:hAnsi="Arial" w:cs="Arial"/>
            <w:sz w:val="24"/>
            <w:szCs w:val="24"/>
          </w:rPr>
          <w:t>ssoa em específico pelo ID dela, ou seja, será necessário ter o identificador único para depois de clicar na lupa o Kaizen traga todos os dados daquela pessoa.</w:t>
        </w:r>
      </w:ins>
    </w:p>
    <w:p w14:paraId="05EB7BC8" w14:textId="77777777" w:rsidR="0070066D" w:rsidRDefault="00236201" w:rsidP="0070066D">
      <w:pPr>
        <w:keepNext/>
        <w:spacing w:before="120" w:after="0" w:line="360" w:lineRule="auto"/>
        <w:ind w:firstLine="709"/>
        <w:jc w:val="center"/>
        <w:rPr>
          <w:ins w:id="1440" w:author="Bruno dos Santos Rodrigues" w:date="2016-12-04T12:05:00Z"/>
        </w:rPr>
      </w:pPr>
      <w:r w:rsidRPr="00E211EF">
        <w:rPr>
          <w:rFonts w:ascii="Arial" w:eastAsia="Arial" w:hAnsi="Arial" w:cs="Arial"/>
          <w:noProof/>
          <w:sz w:val="24"/>
          <w:szCs w:val="24"/>
          <w:rPrChange w:id="1441" w:author="Bruno dos Santos Rodrigues" w:date="2016-12-04T10:13:00Z">
            <w:rPr>
              <w:noProof/>
            </w:rPr>
          </w:rPrChange>
        </w:rPr>
        <w:drawing>
          <wp:inline distT="0" distB="0" distL="0" distR="0" wp14:anchorId="4D77D350" wp14:editId="016DE70C">
            <wp:extent cx="2688423" cy="202339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scar pessoas.JPG"/>
                    <pic:cNvPicPr/>
                  </pic:nvPicPr>
                  <pic:blipFill>
                    <a:blip r:embed="rId27">
                      <a:extLst>
                        <a:ext uri="{28A0092B-C50C-407E-A947-70E740481C1C}">
                          <a14:useLocalDpi xmlns:a14="http://schemas.microsoft.com/office/drawing/2010/main" val="0"/>
                        </a:ext>
                      </a:extLst>
                    </a:blip>
                    <a:stretch>
                      <a:fillRect/>
                    </a:stretch>
                  </pic:blipFill>
                  <pic:spPr>
                    <a:xfrm>
                      <a:off x="0" y="0"/>
                      <a:ext cx="2688423" cy="2023392"/>
                    </a:xfrm>
                    <a:prstGeom prst="rect">
                      <a:avLst/>
                    </a:prstGeom>
                  </pic:spPr>
                </pic:pic>
              </a:graphicData>
            </a:graphic>
          </wp:inline>
        </w:drawing>
      </w:r>
    </w:p>
    <w:p w14:paraId="2B1DF7CD" w14:textId="67FC44E7" w:rsidR="006E4721" w:rsidRDefault="0070066D">
      <w:pPr>
        <w:pStyle w:val="Legenda"/>
        <w:jc w:val="center"/>
        <w:rPr>
          <w:ins w:id="1442" w:author="Bruno dos Santos Rodrigues" w:date="2016-12-04T11:40:00Z"/>
        </w:rPr>
        <w:pPrChange w:id="1443" w:author="Bruno dos Santos Rodrigues" w:date="2016-12-04T12:05:00Z">
          <w:pPr>
            <w:spacing w:before="120" w:after="0" w:line="360" w:lineRule="auto"/>
            <w:ind w:firstLine="709"/>
            <w:jc w:val="both"/>
          </w:pPr>
        </w:pPrChange>
      </w:pPr>
      <w:bookmarkStart w:id="1444" w:name="_Toc468623243"/>
      <w:ins w:id="1445" w:author="Bruno dos Santos Rodrigues" w:date="2016-12-04T12:05:00Z">
        <w:r>
          <w:t xml:space="preserve">Figura </w:t>
        </w:r>
        <w:r>
          <w:fldChar w:fldCharType="begin"/>
        </w:r>
        <w:r>
          <w:instrText xml:space="preserve"> SEQ Figura \* ARABIC </w:instrText>
        </w:r>
      </w:ins>
      <w:r>
        <w:fldChar w:fldCharType="separate"/>
      </w:r>
      <w:ins w:id="1446" w:author="Bruno dos Santos Rodrigues" w:date="2016-12-04T12:05:00Z">
        <w:r>
          <w:rPr>
            <w:noProof/>
          </w:rPr>
          <w:t>18</w:t>
        </w:r>
        <w:r>
          <w:fldChar w:fldCharType="end"/>
        </w:r>
        <w:r>
          <w:t xml:space="preserve"> Janela de Busa de Ativos</w:t>
        </w:r>
      </w:ins>
      <w:bookmarkEnd w:id="1444"/>
    </w:p>
    <w:p w14:paraId="7CAD2DBE" w14:textId="0AA9B1FD" w:rsidR="00CB168C" w:rsidRPr="00E211EF" w:rsidRDefault="00CB168C">
      <w:pPr>
        <w:spacing w:before="120" w:after="0" w:line="360" w:lineRule="auto"/>
        <w:ind w:firstLine="709"/>
        <w:jc w:val="both"/>
        <w:rPr>
          <w:rFonts w:ascii="Arial" w:eastAsia="Arial" w:hAnsi="Arial" w:cs="Arial"/>
          <w:sz w:val="24"/>
          <w:szCs w:val="24"/>
          <w:rPrChange w:id="1447" w:author="Bruno dos Santos Rodrigues" w:date="2016-12-04T10:13:00Z">
            <w:rPr/>
          </w:rPrChange>
        </w:rPr>
        <w:pPrChange w:id="1448" w:author="Bruno dos Santos Rodrigues" w:date="2016-12-04T10:35:00Z">
          <w:pPr>
            <w:keepNext/>
            <w:spacing w:before="120" w:after="0"/>
            <w:jc w:val="center"/>
          </w:pPr>
        </w:pPrChange>
      </w:pPr>
    </w:p>
    <w:p w14:paraId="46ACA843" w14:textId="0DFC1D3C" w:rsidR="00236201" w:rsidRPr="00E211EF" w:rsidRDefault="00CB168C">
      <w:pPr>
        <w:spacing w:before="120" w:after="0" w:line="360" w:lineRule="auto"/>
        <w:ind w:firstLine="709"/>
        <w:jc w:val="both"/>
        <w:rPr>
          <w:rFonts w:ascii="Arial" w:eastAsia="Arial" w:hAnsi="Arial" w:cs="Arial"/>
          <w:sz w:val="24"/>
          <w:szCs w:val="24"/>
          <w:rPrChange w:id="1449" w:author="Bruno dos Santos Rodrigues" w:date="2016-12-04T10:13:00Z">
            <w:rPr>
              <w:rFonts w:ascii="Arial" w:hAnsi="Arial" w:cs="Arial"/>
              <w:color w:val="auto"/>
              <w:sz w:val="20"/>
            </w:rPr>
          </w:rPrChange>
        </w:rPr>
        <w:pPrChange w:id="1450" w:author="Bruno dos Santos Rodrigues" w:date="2016-12-04T10:35:00Z">
          <w:pPr>
            <w:pStyle w:val="Legenda"/>
            <w:jc w:val="center"/>
          </w:pPr>
        </w:pPrChange>
      </w:pPr>
      <w:del w:id="1451" w:author="Bruno dos Santos Rodrigues" w:date="2016-12-04T11:40:00Z">
        <w:r w:rsidRPr="00E211EF" w:rsidDel="006E4721">
          <w:rPr>
            <w:rFonts w:ascii="Arial" w:eastAsia="Arial" w:hAnsi="Arial" w:cs="Arial"/>
            <w:sz w:val="24"/>
            <w:szCs w:val="24"/>
            <w:rPrChange w:id="1452" w:author="Bruno dos Santos Rodrigues" w:date="2016-12-04T10:13:00Z">
              <w:rPr>
                <w:rFonts w:ascii="Arial" w:hAnsi="Arial" w:cs="Arial"/>
                <w:i w:val="0"/>
                <w:iCs w:val="0"/>
                <w:color w:val="auto"/>
                <w:sz w:val="20"/>
              </w:rPr>
            </w:rPrChange>
          </w:rPr>
          <w:delText xml:space="preserve">Figura </w:delText>
        </w:r>
        <w:r w:rsidRPr="00E211EF" w:rsidDel="006E4721">
          <w:rPr>
            <w:rFonts w:ascii="Arial" w:eastAsia="Arial" w:hAnsi="Arial" w:cs="Arial"/>
            <w:sz w:val="24"/>
            <w:szCs w:val="24"/>
            <w:rPrChange w:id="1453" w:author="Bruno dos Santos Rodrigues" w:date="2016-12-04T10:13:00Z">
              <w:rPr>
                <w:rFonts w:ascii="Arial" w:hAnsi="Arial" w:cs="Arial"/>
                <w:i w:val="0"/>
                <w:iCs w:val="0"/>
                <w:color w:val="auto"/>
                <w:sz w:val="20"/>
              </w:rPr>
            </w:rPrChange>
          </w:rPr>
          <w:fldChar w:fldCharType="begin"/>
        </w:r>
        <w:r w:rsidRPr="00E211EF" w:rsidDel="006E4721">
          <w:rPr>
            <w:rFonts w:ascii="Arial" w:eastAsia="Arial" w:hAnsi="Arial" w:cs="Arial"/>
            <w:sz w:val="24"/>
            <w:szCs w:val="24"/>
            <w:rPrChange w:id="1454" w:author="Bruno dos Santos Rodrigues" w:date="2016-12-04T10:13:00Z">
              <w:rPr>
                <w:rFonts w:ascii="Arial" w:hAnsi="Arial" w:cs="Arial"/>
                <w:i w:val="0"/>
                <w:iCs w:val="0"/>
                <w:color w:val="auto"/>
                <w:sz w:val="20"/>
              </w:rPr>
            </w:rPrChange>
          </w:rPr>
          <w:delInstrText xml:space="preserve"> SEQ Figura \* ARABIC </w:delInstrText>
        </w:r>
        <w:r w:rsidRPr="00E211EF" w:rsidDel="006E4721">
          <w:rPr>
            <w:rFonts w:ascii="Arial" w:eastAsia="Arial" w:hAnsi="Arial" w:cs="Arial"/>
            <w:sz w:val="24"/>
            <w:szCs w:val="24"/>
            <w:rPrChange w:id="1455" w:author="Bruno dos Santos Rodrigues" w:date="2016-12-04T10:13:00Z">
              <w:rPr>
                <w:rFonts w:ascii="Arial" w:hAnsi="Arial" w:cs="Arial"/>
                <w:i w:val="0"/>
                <w:iCs w:val="0"/>
                <w:color w:val="auto"/>
                <w:sz w:val="20"/>
              </w:rPr>
            </w:rPrChange>
          </w:rPr>
          <w:fldChar w:fldCharType="separate"/>
        </w:r>
      </w:del>
      <w:del w:id="1456" w:author="Bruno dos Santos Rodrigues" w:date="2016-12-04T11:10:00Z">
        <w:r w:rsidR="000E1A31" w:rsidRPr="00E211EF" w:rsidDel="003865DA">
          <w:rPr>
            <w:rFonts w:ascii="Arial" w:eastAsia="Arial" w:hAnsi="Arial" w:cs="Arial"/>
            <w:noProof/>
            <w:sz w:val="24"/>
            <w:szCs w:val="24"/>
            <w:rPrChange w:id="1457" w:author="Bruno dos Santos Rodrigues" w:date="2016-12-04T10:13:00Z">
              <w:rPr>
                <w:rFonts w:ascii="Arial" w:hAnsi="Arial" w:cs="Arial"/>
                <w:i w:val="0"/>
                <w:iCs w:val="0"/>
                <w:noProof/>
                <w:color w:val="auto"/>
                <w:sz w:val="20"/>
              </w:rPr>
            </w:rPrChange>
          </w:rPr>
          <w:delText>16</w:delText>
        </w:r>
      </w:del>
      <w:del w:id="1458" w:author="Bruno dos Santos Rodrigues" w:date="2016-12-04T11:40:00Z">
        <w:r w:rsidRPr="00E211EF" w:rsidDel="006E4721">
          <w:rPr>
            <w:rFonts w:ascii="Arial" w:eastAsia="Arial" w:hAnsi="Arial" w:cs="Arial"/>
            <w:sz w:val="24"/>
            <w:szCs w:val="24"/>
            <w:rPrChange w:id="1459" w:author="Bruno dos Santos Rodrigues" w:date="2016-12-04T10:13:00Z">
              <w:rPr>
                <w:rFonts w:ascii="Arial" w:hAnsi="Arial" w:cs="Arial"/>
                <w:i w:val="0"/>
                <w:iCs w:val="0"/>
                <w:color w:val="auto"/>
                <w:sz w:val="20"/>
              </w:rPr>
            </w:rPrChange>
          </w:rPr>
          <w:fldChar w:fldCharType="end"/>
        </w:r>
        <w:r w:rsidRPr="00E211EF" w:rsidDel="006E4721">
          <w:rPr>
            <w:rFonts w:ascii="Arial" w:eastAsia="Arial" w:hAnsi="Arial" w:cs="Arial"/>
            <w:sz w:val="24"/>
            <w:szCs w:val="24"/>
            <w:rPrChange w:id="1460" w:author="Bruno dos Santos Rodrigues" w:date="2016-12-04T10:13:00Z">
              <w:rPr>
                <w:rFonts w:ascii="Arial" w:hAnsi="Arial" w:cs="Arial"/>
                <w:i w:val="0"/>
                <w:iCs w:val="0"/>
                <w:color w:val="auto"/>
                <w:sz w:val="20"/>
              </w:rPr>
            </w:rPrChange>
          </w:rPr>
          <w:delText xml:space="preserve"> - </w:delText>
        </w:r>
      </w:del>
      <w:del w:id="1461" w:author="Bruno dos Santos Rodrigues" w:date="2016-12-04T10:23:00Z">
        <w:r w:rsidRPr="00E211EF" w:rsidDel="0064702A">
          <w:rPr>
            <w:rFonts w:ascii="Arial" w:eastAsia="Arial" w:hAnsi="Arial" w:cs="Arial"/>
            <w:sz w:val="24"/>
            <w:szCs w:val="24"/>
            <w:rPrChange w:id="1462" w:author="Bruno dos Santos Rodrigues" w:date="2016-12-04T10:13:00Z">
              <w:rPr>
                <w:rFonts w:ascii="Arial" w:hAnsi="Arial" w:cs="Arial"/>
                <w:i w:val="0"/>
                <w:iCs w:val="0"/>
                <w:color w:val="auto"/>
                <w:sz w:val="20"/>
              </w:rPr>
            </w:rPrChange>
          </w:rPr>
          <w:delText>Tela</w:delText>
        </w:r>
      </w:del>
      <w:del w:id="1463" w:author="Bruno dos Santos Rodrigues" w:date="2016-12-04T11:40:00Z">
        <w:r w:rsidRPr="00E211EF" w:rsidDel="006E4721">
          <w:rPr>
            <w:rFonts w:ascii="Arial" w:eastAsia="Arial" w:hAnsi="Arial" w:cs="Arial"/>
            <w:sz w:val="24"/>
            <w:szCs w:val="24"/>
            <w:rPrChange w:id="1464" w:author="Bruno dos Santos Rodrigues" w:date="2016-12-04T10:13:00Z">
              <w:rPr>
                <w:rFonts w:ascii="Arial" w:hAnsi="Arial" w:cs="Arial"/>
                <w:i w:val="0"/>
                <w:iCs w:val="0"/>
                <w:color w:val="auto"/>
                <w:sz w:val="20"/>
              </w:rPr>
            </w:rPrChange>
          </w:rPr>
          <w:delText xml:space="preserve"> de buscar pessoa do Kaizen</w:delText>
        </w:r>
      </w:del>
      <w:ins w:id="1465" w:author="Bruno dos Santos Rodrigues" w:date="2016-12-04T11:40:00Z">
        <w:r w:rsidR="006E4721">
          <w:rPr>
            <w:rFonts w:ascii="Arial" w:eastAsia="Arial" w:hAnsi="Arial" w:cs="Arial"/>
            <w:sz w:val="24"/>
            <w:szCs w:val="24"/>
          </w:rPr>
          <w:t>Seguindo o mesmo padrão da janela anterior a busca de ativos é bem simples e também é necessário saber o ID do ativo(Figura 16).</w:t>
        </w:r>
      </w:ins>
    </w:p>
    <w:p w14:paraId="5C0BE429" w14:textId="77777777" w:rsidR="0070066D" w:rsidRDefault="00236201" w:rsidP="0070066D">
      <w:pPr>
        <w:keepNext/>
        <w:spacing w:before="120" w:after="0" w:line="360" w:lineRule="auto"/>
        <w:ind w:firstLine="709"/>
        <w:jc w:val="center"/>
        <w:rPr>
          <w:ins w:id="1466" w:author="Bruno dos Santos Rodrigues" w:date="2016-12-04T12:06:00Z"/>
        </w:rPr>
      </w:pPr>
      <w:r w:rsidRPr="00E211EF">
        <w:rPr>
          <w:rFonts w:ascii="Arial" w:eastAsia="Arial" w:hAnsi="Arial" w:cs="Arial"/>
          <w:noProof/>
          <w:sz w:val="24"/>
          <w:szCs w:val="24"/>
          <w:rPrChange w:id="1467" w:author="Bruno dos Santos Rodrigues" w:date="2016-12-04T10:13:00Z">
            <w:rPr>
              <w:rFonts w:ascii="Arial" w:eastAsia="Arial" w:hAnsi="Arial" w:cs="Arial"/>
              <w:i/>
              <w:noProof/>
              <w:sz w:val="24"/>
              <w:szCs w:val="24"/>
            </w:rPr>
          </w:rPrChange>
        </w:rPr>
        <w:lastRenderedPageBreak/>
        <w:drawing>
          <wp:inline distT="0" distB="0" distL="0" distR="0" wp14:anchorId="0B000A3D" wp14:editId="6B0B3084">
            <wp:extent cx="3686175" cy="7039636"/>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scar ativos.JPG"/>
                    <pic:cNvPicPr/>
                  </pic:nvPicPr>
                  <pic:blipFill>
                    <a:blip r:embed="rId28">
                      <a:extLst>
                        <a:ext uri="{28A0092B-C50C-407E-A947-70E740481C1C}">
                          <a14:useLocalDpi xmlns:a14="http://schemas.microsoft.com/office/drawing/2010/main" val="0"/>
                        </a:ext>
                      </a:extLst>
                    </a:blip>
                    <a:stretch>
                      <a:fillRect/>
                    </a:stretch>
                  </pic:blipFill>
                  <pic:spPr>
                    <a:xfrm>
                      <a:off x="0" y="0"/>
                      <a:ext cx="3690751" cy="7048374"/>
                    </a:xfrm>
                    <a:prstGeom prst="rect">
                      <a:avLst/>
                    </a:prstGeom>
                  </pic:spPr>
                </pic:pic>
              </a:graphicData>
            </a:graphic>
          </wp:inline>
        </w:drawing>
      </w:r>
    </w:p>
    <w:p w14:paraId="6B78F2C8" w14:textId="38149154" w:rsidR="006E4721" w:rsidRDefault="0070066D">
      <w:pPr>
        <w:pStyle w:val="Legenda"/>
        <w:jc w:val="center"/>
        <w:rPr>
          <w:ins w:id="1468" w:author="Bruno dos Santos Rodrigues" w:date="2016-12-04T11:41:00Z"/>
        </w:rPr>
        <w:pPrChange w:id="1469" w:author="Bruno dos Santos Rodrigues" w:date="2016-12-04T12:06:00Z">
          <w:pPr>
            <w:spacing w:before="120" w:after="0" w:line="360" w:lineRule="auto"/>
            <w:ind w:firstLine="709"/>
            <w:jc w:val="both"/>
          </w:pPr>
        </w:pPrChange>
      </w:pPr>
      <w:bookmarkStart w:id="1470" w:name="_Toc468623244"/>
      <w:ins w:id="1471" w:author="Bruno dos Santos Rodrigues" w:date="2016-12-04T12:06:00Z">
        <w:r>
          <w:t xml:space="preserve">Figura </w:t>
        </w:r>
        <w:r>
          <w:fldChar w:fldCharType="begin"/>
        </w:r>
        <w:r>
          <w:instrText xml:space="preserve"> SEQ Figura \* ARABIC </w:instrText>
        </w:r>
      </w:ins>
      <w:r>
        <w:fldChar w:fldCharType="separate"/>
      </w:r>
      <w:ins w:id="1472" w:author="Bruno dos Santos Rodrigues" w:date="2016-12-04T12:06:00Z">
        <w:r>
          <w:rPr>
            <w:noProof/>
          </w:rPr>
          <w:t>19</w:t>
        </w:r>
        <w:r>
          <w:fldChar w:fldCharType="end"/>
        </w:r>
        <w:r>
          <w:t xml:space="preserve"> Janela de Busca de Chamados</w:t>
        </w:r>
      </w:ins>
      <w:bookmarkEnd w:id="1470"/>
    </w:p>
    <w:p w14:paraId="7F651D10" w14:textId="4AB060A8" w:rsidR="00CB168C" w:rsidRPr="00E211EF" w:rsidRDefault="00CB168C">
      <w:pPr>
        <w:spacing w:before="120" w:after="0" w:line="360" w:lineRule="auto"/>
        <w:ind w:firstLine="709"/>
        <w:jc w:val="both"/>
        <w:rPr>
          <w:rFonts w:ascii="Arial" w:eastAsia="Arial" w:hAnsi="Arial" w:cs="Arial"/>
          <w:sz w:val="24"/>
          <w:szCs w:val="24"/>
          <w:rPrChange w:id="1473" w:author="Bruno dos Santos Rodrigues" w:date="2016-12-04T10:13:00Z">
            <w:rPr/>
          </w:rPrChange>
        </w:rPr>
        <w:pPrChange w:id="1474" w:author="Bruno dos Santos Rodrigues" w:date="2016-12-04T10:35:00Z">
          <w:pPr>
            <w:keepNext/>
            <w:spacing w:after="200" w:line="240" w:lineRule="auto"/>
            <w:jc w:val="center"/>
          </w:pPr>
        </w:pPrChange>
      </w:pPr>
    </w:p>
    <w:p w14:paraId="06CE0D01" w14:textId="39D11582" w:rsidR="00236201" w:rsidRPr="00E211EF" w:rsidRDefault="00CB168C">
      <w:pPr>
        <w:spacing w:before="120" w:after="0" w:line="360" w:lineRule="auto"/>
        <w:ind w:firstLine="709"/>
        <w:jc w:val="both"/>
        <w:rPr>
          <w:rFonts w:ascii="Arial" w:eastAsia="Arial" w:hAnsi="Arial" w:cs="Arial"/>
          <w:i/>
          <w:sz w:val="24"/>
          <w:szCs w:val="24"/>
          <w:rPrChange w:id="1475" w:author="Bruno dos Santos Rodrigues" w:date="2016-12-04T10:13:00Z">
            <w:rPr>
              <w:rFonts w:ascii="Arial" w:eastAsia="Arial" w:hAnsi="Arial" w:cs="Arial"/>
              <w:i w:val="0"/>
              <w:color w:val="auto"/>
              <w:sz w:val="28"/>
              <w:szCs w:val="24"/>
            </w:rPr>
          </w:rPrChange>
        </w:rPr>
        <w:pPrChange w:id="1476" w:author="Bruno dos Santos Rodrigues" w:date="2016-12-04T10:35:00Z">
          <w:pPr>
            <w:pStyle w:val="Legenda"/>
            <w:jc w:val="center"/>
          </w:pPr>
        </w:pPrChange>
      </w:pPr>
      <w:del w:id="1477" w:author="Bruno dos Santos Rodrigues" w:date="2016-12-04T11:41:00Z">
        <w:r w:rsidRPr="00E211EF" w:rsidDel="006E4721">
          <w:rPr>
            <w:rFonts w:ascii="Arial" w:eastAsia="Arial" w:hAnsi="Arial" w:cs="Arial"/>
            <w:sz w:val="24"/>
            <w:szCs w:val="24"/>
            <w:rPrChange w:id="1478" w:author="Bruno dos Santos Rodrigues" w:date="2016-12-04T10:13:00Z">
              <w:rPr>
                <w:rFonts w:ascii="Arial" w:hAnsi="Arial" w:cs="Arial"/>
                <w:i w:val="0"/>
                <w:iCs w:val="0"/>
                <w:color w:val="auto"/>
                <w:sz w:val="20"/>
              </w:rPr>
            </w:rPrChange>
          </w:rPr>
          <w:delText xml:space="preserve">Figura </w:delText>
        </w:r>
        <w:r w:rsidRPr="00E211EF" w:rsidDel="006E4721">
          <w:rPr>
            <w:rFonts w:ascii="Arial" w:eastAsia="Arial" w:hAnsi="Arial" w:cs="Arial"/>
            <w:sz w:val="24"/>
            <w:szCs w:val="24"/>
            <w:rPrChange w:id="1479" w:author="Bruno dos Santos Rodrigues" w:date="2016-12-04T10:13:00Z">
              <w:rPr>
                <w:rFonts w:ascii="Arial" w:hAnsi="Arial" w:cs="Arial"/>
                <w:i w:val="0"/>
                <w:iCs w:val="0"/>
                <w:color w:val="auto"/>
                <w:sz w:val="20"/>
              </w:rPr>
            </w:rPrChange>
          </w:rPr>
          <w:fldChar w:fldCharType="begin"/>
        </w:r>
        <w:r w:rsidRPr="00E211EF" w:rsidDel="006E4721">
          <w:rPr>
            <w:rFonts w:ascii="Arial" w:eastAsia="Arial" w:hAnsi="Arial" w:cs="Arial"/>
            <w:sz w:val="24"/>
            <w:szCs w:val="24"/>
            <w:rPrChange w:id="1480" w:author="Bruno dos Santos Rodrigues" w:date="2016-12-04T10:13:00Z">
              <w:rPr>
                <w:rFonts w:ascii="Arial" w:hAnsi="Arial" w:cs="Arial"/>
                <w:i w:val="0"/>
                <w:iCs w:val="0"/>
                <w:color w:val="auto"/>
                <w:sz w:val="20"/>
              </w:rPr>
            </w:rPrChange>
          </w:rPr>
          <w:delInstrText xml:space="preserve"> SEQ Figura \* ARABIC </w:delInstrText>
        </w:r>
        <w:r w:rsidRPr="00E211EF" w:rsidDel="006E4721">
          <w:rPr>
            <w:rFonts w:ascii="Arial" w:eastAsia="Arial" w:hAnsi="Arial" w:cs="Arial"/>
            <w:sz w:val="24"/>
            <w:szCs w:val="24"/>
            <w:rPrChange w:id="1481" w:author="Bruno dos Santos Rodrigues" w:date="2016-12-04T10:13:00Z">
              <w:rPr>
                <w:rFonts w:ascii="Arial" w:hAnsi="Arial" w:cs="Arial"/>
                <w:i w:val="0"/>
                <w:iCs w:val="0"/>
                <w:color w:val="auto"/>
                <w:sz w:val="20"/>
              </w:rPr>
            </w:rPrChange>
          </w:rPr>
          <w:fldChar w:fldCharType="separate"/>
        </w:r>
      </w:del>
      <w:del w:id="1482" w:author="Bruno dos Santos Rodrigues" w:date="2016-12-04T11:10:00Z">
        <w:r w:rsidR="000E1A31" w:rsidRPr="00E211EF" w:rsidDel="003865DA">
          <w:rPr>
            <w:rFonts w:ascii="Arial" w:eastAsia="Arial" w:hAnsi="Arial" w:cs="Arial"/>
            <w:noProof/>
            <w:sz w:val="24"/>
            <w:szCs w:val="24"/>
            <w:rPrChange w:id="1483" w:author="Bruno dos Santos Rodrigues" w:date="2016-12-04T10:13:00Z">
              <w:rPr>
                <w:rFonts w:ascii="Arial" w:hAnsi="Arial" w:cs="Arial"/>
                <w:i w:val="0"/>
                <w:iCs w:val="0"/>
                <w:noProof/>
                <w:color w:val="auto"/>
                <w:sz w:val="20"/>
              </w:rPr>
            </w:rPrChange>
          </w:rPr>
          <w:delText>17</w:delText>
        </w:r>
      </w:del>
      <w:del w:id="1484" w:author="Bruno dos Santos Rodrigues" w:date="2016-12-04T11:41:00Z">
        <w:r w:rsidRPr="00E211EF" w:rsidDel="006E4721">
          <w:rPr>
            <w:rFonts w:ascii="Arial" w:eastAsia="Arial" w:hAnsi="Arial" w:cs="Arial"/>
            <w:sz w:val="24"/>
            <w:szCs w:val="24"/>
            <w:rPrChange w:id="1485" w:author="Bruno dos Santos Rodrigues" w:date="2016-12-04T10:13:00Z">
              <w:rPr>
                <w:rFonts w:ascii="Arial" w:hAnsi="Arial" w:cs="Arial"/>
                <w:i w:val="0"/>
                <w:iCs w:val="0"/>
                <w:color w:val="auto"/>
                <w:sz w:val="20"/>
              </w:rPr>
            </w:rPrChange>
          </w:rPr>
          <w:fldChar w:fldCharType="end"/>
        </w:r>
        <w:r w:rsidRPr="00E211EF" w:rsidDel="006E4721">
          <w:rPr>
            <w:rFonts w:ascii="Arial" w:eastAsia="Arial" w:hAnsi="Arial" w:cs="Arial"/>
            <w:sz w:val="24"/>
            <w:szCs w:val="24"/>
            <w:rPrChange w:id="1486" w:author="Bruno dos Santos Rodrigues" w:date="2016-12-04T10:13:00Z">
              <w:rPr>
                <w:rFonts w:ascii="Arial" w:hAnsi="Arial" w:cs="Arial"/>
                <w:i w:val="0"/>
                <w:iCs w:val="0"/>
                <w:color w:val="auto"/>
                <w:sz w:val="20"/>
              </w:rPr>
            </w:rPrChange>
          </w:rPr>
          <w:delText xml:space="preserve"> - </w:delText>
        </w:r>
      </w:del>
      <w:del w:id="1487" w:author="Bruno dos Santos Rodrigues" w:date="2016-12-04T10:23:00Z">
        <w:r w:rsidRPr="00E211EF" w:rsidDel="0064702A">
          <w:rPr>
            <w:rFonts w:ascii="Arial" w:eastAsia="Arial" w:hAnsi="Arial" w:cs="Arial"/>
            <w:sz w:val="24"/>
            <w:szCs w:val="24"/>
            <w:rPrChange w:id="1488" w:author="Bruno dos Santos Rodrigues" w:date="2016-12-04T10:13:00Z">
              <w:rPr>
                <w:rFonts w:ascii="Arial" w:hAnsi="Arial" w:cs="Arial"/>
                <w:i w:val="0"/>
                <w:iCs w:val="0"/>
                <w:color w:val="auto"/>
                <w:sz w:val="20"/>
              </w:rPr>
            </w:rPrChange>
          </w:rPr>
          <w:delText>Tela</w:delText>
        </w:r>
      </w:del>
      <w:del w:id="1489" w:author="Bruno dos Santos Rodrigues" w:date="2016-12-04T11:41:00Z">
        <w:r w:rsidRPr="00E211EF" w:rsidDel="006E4721">
          <w:rPr>
            <w:rFonts w:ascii="Arial" w:eastAsia="Arial" w:hAnsi="Arial" w:cs="Arial"/>
            <w:sz w:val="24"/>
            <w:szCs w:val="24"/>
            <w:rPrChange w:id="1490" w:author="Bruno dos Santos Rodrigues" w:date="2016-12-04T10:13:00Z">
              <w:rPr>
                <w:rFonts w:ascii="Arial" w:hAnsi="Arial" w:cs="Arial"/>
                <w:i w:val="0"/>
                <w:iCs w:val="0"/>
                <w:color w:val="auto"/>
                <w:sz w:val="20"/>
              </w:rPr>
            </w:rPrChange>
          </w:rPr>
          <w:delText xml:space="preserve"> de buscar ativos do Kaizen</w:delText>
        </w:r>
      </w:del>
      <w:ins w:id="1491" w:author="Bruno dos Santos Rodrigues" w:date="2016-12-04T11:41:00Z">
        <w:r w:rsidR="006E4721">
          <w:rPr>
            <w:rFonts w:ascii="Arial" w:eastAsia="Arial" w:hAnsi="Arial" w:cs="Arial"/>
            <w:sz w:val="24"/>
            <w:szCs w:val="24"/>
          </w:rPr>
          <w:t>Na Janela de Busca de Chamados (Figura 17) temos a opç</w:t>
        </w:r>
      </w:ins>
      <w:ins w:id="1492" w:author="Bruno dos Santos Rodrigues" w:date="2016-12-04T11:42:00Z">
        <w:r w:rsidR="006E4721">
          <w:rPr>
            <w:rFonts w:ascii="Arial" w:eastAsia="Arial" w:hAnsi="Arial" w:cs="Arial"/>
            <w:sz w:val="24"/>
            <w:szCs w:val="24"/>
          </w:rPr>
          <w:t xml:space="preserve">ão de buscar, alterar alguns dados e o principal, acrescentar acompanhamentos ao chamado, que são observações com relação ao que está sendo feito no chamado para que as partes </w:t>
        </w:r>
        <w:r w:rsidR="006E4721">
          <w:rPr>
            <w:rFonts w:ascii="Arial" w:eastAsia="Arial" w:hAnsi="Arial" w:cs="Arial"/>
            <w:sz w:val="24"/>
            <w:szCs w:val="24"/>
          </w:rPr>
          <w:lastRenderedPageBreak/>
          <w:t>interessadas possam saber o que cada membro da equipe está fazendo com relação ao problema tratado.</w:t>
        </w:r>
      </w:ins>
      <w:ins w:id="1493" w:author="Bruno dos Santos Rodrigues" w:date="2016-12-04T12:00:00Z">
        <w:r w:rsidR="0070066D">
          <w:rPr>
            <w:rFonts w:ascii="Arial" w:eastAsia="Arial" w:hAnsi="Arial" w:cs="Arial"/>
            <w:sz w:val="24"/>
            <w:szCs w:val="24"/>
          </w:rPr>
          <w:t xml:space="preserve"> Os botões Abre RACI e Abre Ativos abrem as janelas das Figuras 15 e 16.</w:t>
        </w:r>
      </w:ins>
    </w:p>
    <w:p w14:paraId="4A62508E" w14:textId="77777777" w:rsidR="0070066D" w:rsidRDefault="0070066D">
      <w:pPr>
        <w:keepNext/>
        <w:spacing w:before="120" w:after="0" w:line="360" w:lineRule="auto"/>
        <w:ind w:firstLine="709"/>
        <w:jc w:val="center"/>
        <w:rPr>
          <w:ins w:id="1494" w:author="Bruno dos Santos Rodrigues" w:date="2016-12-04T12:07:00Z"/>
        </w:rPr>
        <w:pPrChange w:id="1495" w:author="Bruno dos Santos Rodrigues" w:date="2016-12-04T12:07:00Z">
          <w:pPr>
            <w:spacing w:before="120" w:after="0" w:line="360" w:lineRule="auto"/>
            <w:ind w:firstLine="709"/>
            <w:jc w:val="both"/>
          </w:pPr>
        </w:pPrChange>
      </w:pPr>
      <w:ins w:id="1496" w:author="Bruno dos Santos Rodrigues" w:date="2016-12-04T12:07:00Z">
        <w:r>
          <w:rPr>
            <w:rFonts w:ascii="Arial" w:eastAsia="Arial" w:hAnsi="Arial" w:cs="Arial"/>
            <w:noProof/>
            <w:sz w:val="24"/>
            <w:szCs w:val="24"/>
          </w:rPr>
          <w:drawing>
            <wp:inline distT="0" distB="0" distL="0" distR="0" wp14:anchorId="4ED6C858" wp14:editId="61C36734">
              <wp:extent cx="5400040" cy="24460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a relatori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2446020"/>
                      </a:xfrm>
                      <a:prstGeom prst="rect">
                        <a:avLst/>
                      </a:prstGeom>
                    </pic:spPr>
                  </pic:pic>
                </a:graphicData>
              </a:graphic>
            </wp:inline>
          </w:drawing>
        </w:r>
      </w:ins>
    </w:p>
    <w:p w14:paraId="7F0C8A8F" w14:textId="3891B987" w:rsidR="0070066D" w:rsidRDefault="0070066D">
      <w:pPr>
        <w:pStyle w:val="Legenda"/>
        <w:jc w:val="center"/>
        <w:rPr>
          <w:ins w:id="1497" w:author="Bruno dos Santos Rodrigues" w:date="2016-12-04T12:07:00Z"/>
        </w:rPr>
        <w:pPrChange w:id="1498" w:author="Bruno dos Santos Rodrigues" w:date="2016-12-04T12:07:00Z">
          <w:pPr>
            <w:pStyle w:val="Legenda"/>
          </w:pPr>
        </w:pPrChange>
      </w:pPr>
      <w:bookmarkStart w:id="1499" w:name="_Toc468623245"/>
      <w:ins w:id="1500" w:author="Bruno dos Santos Rodrigues" w:date="2016-12-04T12:07:00Z">
        <w:r>
          <w:t xml:space="preserve">Figura </w:t>
        </w:r>
        <w:r>
          <w:fldChar w:fldCharType="begin"/>
        </w:r>
        <w:r>
          <w:instrText xml:space="preserve"> SEQ Figura \* ARABIC </w:instrText>
        </w:r>
      </w:ins>
      <w:r>
        <w:fldChar w:fldCharType="separate"/>
      </w:r>
      <w:ins w:id="1501" w:author="Bruno dos Santos Rodrigues" w:date="2016-12-04T12:07:00Z">
        <w:r>
          <w:rPr>
            <w:noProof/>
          </w:rPr>
          <w:t>20</w:t>
        </w:r>
        <w:r>
          <w:fldChar w:fldCharType="end"/>
        </w:r>
        <w:r>
          <w:t xml:space="preserve"> Janela de Relatório</w:t>
        </w:r>
        <w:bookmarkEnd w:id="1499"/>
      </w:ins>
    </w:p>
    <w:p w14:paraId="74A55778" w14:textId="49B1F073" w:rsidR="00236201" w:rsidRPr="00E32BB1" w:rsidRDefault="00236201">
      <w:pPr>
        <w:spacing w:before="120" w:after="0" w:line="360" w:lineRule="auto"/>
        <w:ind w:firstLine="709"/>
        <w:jc w:val="both"/>
        <w:rPr>
          <w:rFonts w:ascii="Arial" w:eastAsia="Arial" w:hAnsi="Arial" w:cs="Arial"/>
          <w:sz w:val="24"/>
          <w:szCs w:val="24"/>
          <w:rPrChange w:id="1502" w:author="Bruno dos Santos Rodrigues" w:date="2016-12-04T10:35:00Z">
            <w:rPr/>
          </w:rPrChange>
        </w:rPr>
        <w:pPrChange w:id="1503" w:author="Bruno dos Santos Rodrigues" w:date="2016-12-04T10:35:00Z">
          <w:pPr>
            <w:spacing w:before="120" w:after="0"/>
          </w:pPr>
        </w:pPrChange>
      </w:pPr>
    </w:p>
    <w:p w14:paraId="01120633" w14:textId="10BB750E" w:rsidR="00DD6A51" w:rsidDel="00A0497B" w:rsidRDefault="005567C3">
      <w:pPr>
        <w:spacing w:before="120" w:after="0" w:line="360" w:lineRule="auto"/>
        <w:ind w:firstLine="1134"/>
        <w:jc w:val="both"/>
        <w:rPr>
          <w:del w:id="1504" w:author="Bruno dos Santos Rodrigues" w:date="2016-12-03T20:59:00Z"/>
        </w:rPr>
      </w:pPr>
      <w:ins w:id="1505" w:author="Bruno dos Santos Rodrigues" w:date="2016-12-04T12:08:00Z">
        <w:r>
          <w:rPr>
            <w:rFonts w:ascii="Arial" w:eastAsia="Arial" w:hAnsi="Arial" w:cs="Arial"/>
            <w:sz w:val="24"/>
            <w:szCs w:val="24"/>
          </w:rPr>
          <w:t>Na Figura 20 é apresentado a janela de relat</w:t>
        </w:r>
      </w:ins>
      <w:ins w:id="1506" w:author="Bruno dos Santos Rodrigues" w:date="2016-12-04T12:09:00Z">
        <w:r>
          <w:rPr>
            <w:rFonts w:ascii="Arial" w:eastAsia="Arial" w:hAnsi="Arial" w:cs="Arial"/>
            <w:sz w:val="24"/>
            <w:szCs w:val="24"/>
          </w:rPr>
          <w:t xml:space="preserve">órios, existem atualmente apenas três relatórios: ativos filtrados por tipo, pessoas filtradas por parte do nome e chamados filtrados por data. Os resultados são apresentados logo após clicar o </w:t>
        </w:r>
      </w:ins>
      <w:ins w:id="1507" w:author="Bruno dos Santos Rodrigues" w:date="2016-12-04T12:10:00Z">
        <w:r>
          <w:rPr>
            <w:rFonts w:ascii="Arial" w:eastAsia="Arial" w:hAnsi="Arial" w:cs="Arial"/>
            <w:sz w:val="24"/>
            <w:szCs w:val="24"/>
          </w:rPr>
          <w:t>botão correspondente.</w:t>
        </w:r>
      </w:ins>
    </w:p>
    <w:p w14:paraId="4B396EC9" w14:textId="77777777" w:rsidR="005567C3" w:rsidRDefault="005567C3">
      <w:pPr>
        <w:rPr>
          <w:ins w:id="1508" w:author="Bruno dos Santos Rodrigues" w:date="2016-12-04T12:08:00Z"/>
          <w:rFonts w:ascii="Arial" w:eastAsia="Arial" w:hAnsi="Arial" w:cs="Arial"/>
          <w:b/>
          <w:sz w:val="24"/>
          <w:szCs w:val="24"/>
        </w:rPr>
      </w:pPr>
      <w:bookmarkStart w:id="1509" w:name="_2p2csry" w:colFirst="0" w:colLast="0"/>
      <w:bookmarkEnd w:id="1509"/>
      <w:ins w:id="1510" w:author="Bruno dos Santos Rodrigues" w:date="2016-12-04T12:08:00Z">
        <w:r>
          <w:rPr>
            <w:rFonts w:ascii="Arial" w:eastAsia="Arial" w:hAnsi="Arial" w:cs="Arial"/>
            <w:b/>
            <w:sz w:val="24"/>
            <w:szCs w:val="24"/>
          </w:rPr>
          <w:br w:type="page"/>
        </w:r>
      </w:ins>
    </w:p>
    <w:p w14:paraId="783A121B" w14:textId="5594DEF0" w:rsidR="00DD6A51" w:rsidRPr="00A31D4E" w:rsidRDefault="00A51B9D" w:rsidP="00A31D4E">
      <w:pPr>
        <w:pStyle w:val="Ttulo1"/>
        <w:numPr>
          <w:ilvl w:val="0"/>
          <w:numId w:val="17"/>
        </w:numPr>
        <w:spacing w:before="0" w:line="360" w:lineRule="auto"/>
        <w:ind w:left="426" w:hanging="426"/>
        <w:jc w:val="both"/>
        <w:rPr>
          <w:rFonts w:ascii="Arial" w:eastAsia="Arial" w:hAnsi="Arial" w:cs="Arial"/>
          <w:b/>
          <w:color w:val="000000"/>
          <w:sz w:val="24"/>
          <w:szCs w:val="24"/>
        </w:rPr>
      </w:pPr>
      <w:bookmarkStart w:id="1511" w:name="_Toc468623272"/>
      <w:r w:rsidRPr="00A51B9D">
        <w:rPr>
          <w:rFonts w:ascii="Arial" w:eastAsia="Arial" w:hAnsi="Arial" w:cs="Arial"/>
          <w:b/>
          <w:color w:val="000000"/>
          <w:sz w:val="24"/>
          <w:szCs w:val="24"/>
        </w:rPr>
        <w:lastRenderedPageBreak/>
        <w:t>CONCLUSÃO</w:t>
      </w:r>
      <w:bookmarkEnd w:id="1511"/>
    </w:p>
    <w:p w14:paraId="66D57EEE" w14:textId="77777777" w:rsidR="00DD6A51" w:rsidRDefault="00F372CC">
      <w:pPr>
        <w:spacing w:before="240" w:after="400" w:line="360" w:lineRule="auto"/>
        <w:ind w:firstLine="1134"/>
        <w:jc w:val="both"/>
      </w:pPr>
      <w:r>
        <w:rPr>
          <w:rFonts w:ascii="Arial" w:eastAsia="Arial" w:hAnsi="Arial" w:cs="Arial"/>
          <w:sz w:val="24"/>
          <w:szCs w:val="24"/>
        </w:rPr>
        <w:t xml:space="preserve">No fim do trabalho espera-se entregar um sistema de </w:t>
      </w:r>
      <w:r>
        <w:rPr>
          <w:rFonts w:ascii="Arial" w:eastAsia="Arial" w:hAnsi="Arial" w:cs="Arial"/>
          <w:i/>
          <w:sz w:val="24"/>
          <w:szCs w:val="24"/>
        </w:rPr>
        <w:t>helpdesk</w:t>
      </w:r>
      <w:r>
        <w:rPr>
          <w:rFonts w:ascii="Arial" w:eastAsia="Arial" w:hAnsi="Arial" w:cs="Arial"/>
          <w:sz w:val="24"/>
          <w:szCs w:val="24"/>
        </w:rPr>
        <w:t xml:space="preserve"> que de fato ajude o profissional que entrar em contato com ele, no momento não é possível dizer onde o Kaizen vai chegar, mas em breve poderá mudar a forma de se controlar os problemas em todas as organizações que alcançar.</w:t>
      </w:r>
    </w:p>
    <w:p w14:paraId="21DC2F9F" w14:textId="687EE7E6" w:rsidR="007979E6" w:rsidRDefault="00F372CC" w:rsidP="0017734D">
      <w:pPr>
        <w:spacing w:before="240" w:after="400" w:line="360" w:lineRule="auto"/>
        <w:ind w:firstLine="1134"/>
        <w:jc w:val="both"/>
        <w:rPr>
          <w:ins w:id="1512" w:author="Bruno dos Santos Rodrigues" w:date="2016-12-04T12:32:00Z"/>
          <w:rFonts w:ascii="Arial" w:eastAsia="Arial" w:hAnsi="Arial" w:cs="Arial"/>
          <w:sz w:val="24"/>
          <w:szCs w:val="24"/>
        </w:rPr>
      </w:pPr>
      <w:r>
        <w:rPr>
          <w:rFonts w:ascii="Arial" w:eastAsia="Arial" w:hAnsi="Arial" w:cs="Arial"/>
          <w:sz w:val="24"/>
          <w:szCs w:val="24"/>
        </w:rPr>
        <w:t xml:space="preserve">Em uma segunda fase do desenvolvimento do Kaizen há planos que ele tenha uma busca heurística pelos chamados abertos e fechados para que o usuário tenha uma forma mais eficiente de evitar a abertura de chamados duplicados e </w:t>
      </w:r>
      <w:del w:id="1513" w:author="Bruno dos Santos Rodrigues" w:date="2016-12-04T12:32:00Z">
        <w:r w:rsidDel="007979E6">
          <w:rPr>
            <w:rFonts w:ascii="Arial" w:eastAsia="Arial" w:hAnsi="Arial" w:cs="Arial"/>
            <w:sz w:val="24"/>
            <w:szCs w:val="24"/>
          </w:rPr>
          <w:delText>a</w:delText>
        </w:r>
      </w:del>
      <w:ins w:id="1514" w:author="Bruno dos Santos Rodrigues" w:date="2016-12-04T12:32:00Z">
        <w:r w:rsidR="007979E6">
          <w:rPr>
            <w:rFonts w:ascii="Arial" w:eastAsia="Arial" w:hAnsi="Arial" w:cs="Arial"/>
            <w:sz w:val="24"/>
            <w:szCs w:val="24"/>
          </w:rPr>
          <w:t>para facilitar a</w:t>
        </w:r>
      </w:ins>
      <w:r>
        <w:rPr>
          <w:rFonts w:ascii="Arial" w:eastAsia="Arial" w:hAnsi="Arial" w:cs="Arial"/>
          <w:sz w:val="24"/>
          <w:szCs w:val="24"/>
        </w:rPr>
        <w:t xml:space="preserve"> disseminação de conhecimento.</w:t>
      </w:r>
      <w:r w:rsidR="003D6589">
        <w:rPr>
          <w:rFonts w:ascii="Arial" w:eastAsia="Arial" w:hAnsi="Arial" w:cs="Arial"/>
          <w:sz w:val="24"/>
          <w:szCs w:val="24"/>
        </w:rPr>
        <w:t xml:space="preserve"> E o usuário vai ter a escolha de usar temas para customizar </w:t>
      </w:r>
      <w:r w:rsidR="0058607B">
        <w:rPr>
          <w:rFonts w:ascii="Arial" w:eastAsia="Arial" w:hAnsi="Arial" w:cs="Arial"/>
          <w:sz w:val="24"/>
          <w:szCs w:val="24"/>
        </w:rPr>
        <w:t xml:space="preserve">com </w:t>
      </w:r>
      <w:r w:rsidR="003D6589">
        <w:rPr>
          <w:rFonts w:ascii="Arial" w:eastAsia="Arial" w:hAnsi="Arial" w:cs="Arial"/>
          <w:sz w:val="24"/>
          <w:szCs w:val="24"/>
        </w:rPr>
        <w:t xml:space="preserve">cores </w:t>
      </w:r>
      <w:del w:id="1515" w:author="Bruno dos Santos Rodrigues" w:date="2016-12-04T12:32:00Z">
        <w:r w:rsidR="0017734D" w:rsidDel="007979E6">
          <w:rPr>
            <w:rFonts w:ascii="Arial" w:eastAsia="Arial" w:hAnsi="Arial" w:cs="Arial"/>
            <w:sz w:val="24"/>
            <w:szCs w:val="24"/>
          </w:rPr>
          <w:delText>e colocar</w:delText>
        </w:r>
        <w:r w:rsidR="0058607B" w:rsidDel="007979E6">
          <w:rPr>
            <w:rFonts w:ascii="Arial" w:eastAsia="Arial" w:hAnsi="Arial" w:cs="Arial"/>
            <w:sz w:val="24"/>
            <w:szCs w:val="24"/>
          </w:rPr>
          <w:delText xml:space="preserve"> fundo</w:delText>
        </w:r>
      </w:del>
      <w:ins w:id="1516" w:author="Bruno dos Santos Rodrigues" w:date="2016-12-04T12:32:00Z">
        <w:r w:rsidR="007979E6">
          <w:rPr>
            <w:rFonts w:ascii="Arial" w:eastAsia="Arial" w:hAnsi="Arial" w:cs="Arial"/>
            <w:sz w:val="24"/>
            <w:szCs w:val="24"/>
          </w:rPr>
          <w:t>fundos</w:t>
        </w:r>
      </w:ins>
      <w:r w:rsidR="0058607B">
        <w:rPr>
          <w:rFonts w:ascii="Arial" w:eastAsia="Arial" w:hAnsi="Arial" w:cs="Arial"/>
          <w:sz w:val="24"/>
          <w:szCs w:val="24"/>
        </w:rPr>
        <w:t xml:space="preserve"> </w:t>
      </w:r>
      <w:del w:id="1517" w:author="Bruno dos Santos Rodrigues" w:date="2016-12-04T12:32:00Z">
        <w:r w:rsidR="0058607B" w:rsidDel="007979E6">
          <w:rPr>
            <w:rFonts w:ascii="Arial" w:eastAsia="Arial" w:hAnsi="Arial" w:cs="Arial"/>
            <w:sz w:val="24"/>
            <w:szCs w:val="24"/>
          </w:rPr>
          <w:delText>n</w:delText>
        </w:r>
      </w:del>
      <w:r w:rsidR="0058607B">
        <w:rPr>
          <w:rFonts w:ascii="Arial" w:eastAsia="Arial" w:hAnsi="Arial" w:cs="Arial"/>
          <w:sz w:val="24"/>
          <w:szCs w:val="24"/>
        </w:rPr>
        <w:t xml:space="preserve">as </w:t>
      </w:r>
      <w:r w:rsidR="003D6589">
        <w:rPr>
          <w:rFonts w:ascii="Arial" w:eastAsia="Arial" w:hAnsi="Arial" w:cs="Arial"/>
          <w:sz w:val="24"/>
          <w:szCs w:val="24"/>
        </w:rPr>
        <w:t>janelas</w:t>
      </w:r>
      <w:r w:rsidR="0058607B">
        <w:rPr>
          <w:rFonts w:ascii="Arial" w:eastAsia="Arial" w:hAnsi="Arial" w:cs="Arial"/>
          <w:sz w:val="24"/>
          <w:szCs w:val="24"/>
        </w:rPr>
        <w:t xml:space="preserve"> do programa deixando assim o sistema com a personalização da empresa</w:t>
      </w:r>
      <w:del w:id="1518" w:author="Bruno dos Santos Rodrigues" w:date="2016-12-04T12:33:00Z">
        <w:r w:rsidR="0058607B" w:rsidDel="007979E6">
          <w:rPr>
            <w:rFonts w:ascii="Arial" w:eastAsia="Arial" w:hAnsi="Arial" w:cs="Arial"/>
            <w:sz w:val="24"/>
            <w:szCs w:val="24"/>
          </w:rPr>
          <w:delText>,</w:delText>
        </w:r>
      </w:del>
      <w:ins w:id="1519" w:author="Bruno dos Santos Rodrigues" w:date="2016-12-04T12:33:00Z">
        <w:r w:rsidR="007979E6">
          <w:rPr>
            <w:rFonts w:ascii="Arial" w:eastAsia="Arial" w:hAnsi="Arial" w:cs="Arial"/>
            <w:sz w:val="24"/>
            <w:szCs w:val="24"/>
          </w:rPr>
          <w:t>.</w:t>
        </w:r>
      </w:ins>
      <w:r w:rsidR="0058607B">
        <w:rPr>
          <w:rFonts w:ascii="Arial" w:eastAsia="Arial" w:hAnsi="Arial" w:cs="Arial"/>
          <w:sz w:val="24"/>
          <w:szCs w:val="24"/>
        </w:rPr>
        <w:t xml:space="preserve"> </w:t>
      </w:r>
    </w:p>
    <w:p w14:paraId="6726AF40" w14:textId="26C0A45E" w:rsidR="0017734D" w:rsidRDefault="0058607B" w:rsidP="0017734D">
      <w:pPr>
        <w:spacing w:before="240" w:after="400" w:line="360" w:lineRule="auto"/>
        <w:ind w:firstLine="1134"/>
        <w:jc w:val="both"/>
        <w:rPr>
          <w:rFonts w:ascii="Arial" w:eastAsia="Arial" w:hAnsi="Arial" w:cs="Arial"/>
          <w:sz w:val="24"/>
          <w:szCs w:val="24"/>
        </w:rPr>
      </w:pPr>
      <w:del w:id="1520" w:author="Bruno dos Santos Rodrigues" w:date="2016-12-04T12:33:00Z">
        <w:r w:rsidDel="007979E6">
          <w:rPr>
            <w:rFonts w:ascii="Arial" w:eastAsia="Arial" w:hAnsi="Arial" w:cs="Arial"/>
            <w:sz w:val="24"/>
            <w:szCs w:val="24"/>
          </w:rPr>
          <w:delText>e também s</w:delText>
        </w:r>
      </w:del>
      <w:ins w:id="1521" w:author="Bruno dos Santos Rodrigues" w:date="2016-12-04T12:33:00Z">
        <w:r w:rsidR="007979E6">
          <w:rPr>
            <w:rFonts w:ascii="Arial" w:eastAsia="Arial" w:hAnsi="Arial" w:cs="Arial"/>
            <w:sz w:val="24"/>
            <w:szCs w:val="24"/>
          </w:rPr>
          <w:t>S</w:t>
        </w:r>
      </w:ins>
      <w:r>
        <w:rPr>
          <w:rFonts w:ascii="Arial" w:eastAsia="Arial" w:hAnsi="Arial" w:cs="Arial"/>
          <w:sz w:val="24"/>
          <w:szCs w:val="24"/>
        </w:rPr>
        <w:t>erá liberad</w:t>
      </w:r>
      <w:ins w:id="1522" w:author="Bruno dos Santos Rodrigues" w:date="2016-12-04T12:33:00Z">
        <w:r w:rsidR="007979E6">
          <w:rPr>
            <w:rFonts w:ascii="Arial" w:eastAsia="Arial" w:hAnsi="Arial" w:cs="Arial"/>
            <w:sz w:val="24"/>
            <w:szCs w:val="24"/>
          </w:rPr>
          <w:t>a</w:t>
        </w:r>
      </w:ins>
      <w:del w:id="1523" w:author="Bruno dos Santos Rodrigues" w:date="2016-12-04T12:33:00Z">
        <w:r w:rsidDel="007979E6">
          <w:rPr>
            <w:rFonts w:ascii="Arial" w:eastAsia="Arial" w:hAnsi="Arial" w:cs="Arial"/>
            <w:sz w:val="24"/>
            <w:szCs w:val="24"/>
          </w:rPr>
          <w:delText>o</w:delText>
        </w:r>
      </w:del>
      <w:ins w:id="1524" w:author="Bruno dos Santos Rodrigues" w:date="2016-12-04T12:33:00Z">
        <w:r w:rsidR="007979E6">
          <w:rPr>
            <w:rFonts w:ascii="Arial" w:eastAsia="Arial" w:hAnsi="Arial" w:cs="Arial"/>
            <w:sz w:val="24"/>
            <w:szCs w:val="24"/>
          </w:rPr>
          <w:t xml:space="preserve"> também</w:t>
        </w:r>
      </w:ins>
      <w:r>
        <w:rPr>
          <w:rFonts w:ascii="Arial" w:eastAsia="Arial" w:hAnsi="Arial" w:cs="Arial"/>
          <w:sz w:val="24"/>
          <w:szCs w:val="24"/>
        </w:rPr>
        <w:t xml:space="preserve"> a busca por outro campo</w:t>
      </w:r>
      <w:ins w:id="1525" w:author="Bruno dos Santos Rodrigues" w:date="2016-12-04T12:33:00Z">
        <w:r w:rsidR="007979E6">
          <w:rPr>
            <w:rFonts w:ascii="Arial" w:eastAsia="Arial" w:hAnsi="Arial" w:cs="Arial"/>
            <w:sz w:val="24"/>
            <w:szCs w:val="24"/>
          </w:rPr>
          <w:t>,</w:t>
        </w:r>
      </w:ins>
      <w:r>
        <w:rPr>
          <w:rFonts w:ascii="Arial" w:eastAsia="Arial" w:hAnsi="Arial" w:cs="Arial"/>
          <w:sz w:val="24"/>
          <w:szCs w:val="24"/>
        </w:rPr>
        <w:t xml:space="preserve"> </w:t>
      </w:r>
      <w:ins w:id="1526" w:author="Bruno dos Santos Rodrigues" w:date="2016-12-04T12:33:00Z">
        <w:r w:rsidR="007979E6">
          <w:rPr>
            <w:rFonts w:ascii="Arial" w:eastAsia="Arial" w:hAnsi="Arial" w:cs="Arial"/>
            <w:sz w:val="24"/>
            <w:szCs w:val="24"/>
          </w:rPr>
          <w:t xml:space="preserve">por </w:t>
        </w:r>
      </w:ins>
      <w:r>
        <w:rPr>
          <w:rFonts w:ascii="Arial" w:eastAsia="Arial" w:hAnsi="Arial" w:cs="Arial"/>
          <w:sz w:val="24"/>
          <w:szCs w:val="24"/>
        </w:rPr>
        <w:t xml:space="preserve">exemplo: </w:t>
      </w:r>
      <w:del w:id="1527" w:author="Bruno dos Santos Rodrigues" w:date="2016-12-04T12:33:00Z">
        <w:r w:rsidDel="007979E6">
          <w:rPr>
            <w:rFonts w:ascii="Arial" w:eastAsia="Arial" w:hAnsi="Arial" w:cs="Arial"/>
            <w:sz w:val="24"/>
            <w:szCs w:val="24"/>
          </w:rPr>
          <w:delText>Nom</w:delText>
        </w:r>
        <w:r w:rsidR="003D6589" w:rsidDel="007979E6">
          <w:rPr>
            <w:rFonts w:ascii="Arial" w:eastAsia="Arial" w:hAnsi="Arial" w:cs="Arial"/>
            <w:sz w:val="24"/>
            <w:szCs w:val="24"/>
          </w:rPr>
          <w:delText>e</w:delText>
        </w:r>
        <w:r w:rsidDel="007979E6">
          <w:rPr>
            <w:rFonts w:ascii="Arial" w:eastAsia="Arial" w:hAnsi="Arial" w:cs="Arial"/>
            <w:sz w:val="24"/>
            <w:szCs w:val="24"/>
          </w:rPr>
          <w:delText xml:space="preserve"> </w:delText>
        </w:r>
      </w:del>
      <w:ins w:id="1528" w:author="Bruno dos Santos Rodrigues" w:date="2016-12-04T12:33:00Z">
        <w:r w:rsidR="007979E6">
          <w:rPr>
            <w:rFonts w:ascii="Arial" w:eastAsia="Arial" w:hAnsi="Arial" w:cs="Arial"/>
            <w:sz w:val="24"/>
            <w:szCs w:val="24"/>
          </w:rPr>
          <w:t xml:space="preserve">nome da pessoa e não somente a ID, </w:t>
        </w:r>
      </w:ins>
      <w:r>
        <w:rPr>
          <w:rFonts w:ascii="Arial" w:eastAsia="Arial" w:hAnsi="Arial" w:cs="Arial"/>
          <w:sz w:val="24"/>
          <w:szCs w:val="24"/>
        </w:rPr>
        <w:t>facilitando o usuário na hora que for fazer a busca especifica, por enquanto só está liberado para fazer a busca por ID</w:t>
      </w:r>
      <w:r w:rsidR="003D6589">
        <w:rPr>
          <w:rFonts w:ascii="Arial" w:eastAsia="Arial" w:hAnsi="Arial" w:cs="Arial"/>
          <w:sz w:val="24"/>
          <w:szCs w:val="24"/>
        </w:rPr>
        <w:t xml:space="preserve">. </w:t>
      </w:r>
      <w:r w:rsidR="0017734D">
        <w:rPr>
          <w:rFonts w:ascii="Arial" w:eastAsia="Arial" w:hAnsi="Arial" w:cs="Arial"/>
          <w:sz w:val="24"/>
          <w:szCs w:val="24"/>
        </w:rPr>
        <w:t xml:space="preserve"> </w:t>
      </w:r>
    </w:p>
    <w:p w14:paraId="69EEAAFD" w14:textId="59BB0F87" w:rsidR="00CA21B3" w:rsidRDefault="00CA21B3" w:rsidP="0017734D">
      <w:pPr>
        <w:spacing w:before="240" w:after="400" w:line="360" w:lineRule="auto"/>
        <w:ind w:firstLine="1134"/>
        <w:jc w:val="both"/>
        <w:rPr>
          <w:ins w:id="1529" w:author="Bruno dos Santos Rodrigues" w:date="2016-12-04T12:34:00Z"/>
          <w:rFonts w:ascii="Arial" w:eastAsia="Arial" w:hAnsi="Arial" w:cs="Arial"/>
          <w:sz w:val="24"/>
          <w:szCs w:val="24"/>
        </w:rPr>
      </w:pPr>
      <w:r>
        <w:rPr>
          <w:rFonts w:ascii="Arial" w:eastAsia="Arial" w:hAnsi="Arial" w:cs="Arial"/>
          <w:sz w:val="24"/>
          <w:szCs w:val="24"/>
        </w:rPr>
        <w:t>Além disso</w:t>
      </w:r>
      <w:r w:rsidR="00031677">
        <w:rPr>
          <w:rFonts w:ascii="Arial" w:eastAsia="Arial" w:hAnsi="Arial" w:cs="Arial"/>
          <w:sz w:val="24"/>
          <w:szCs w:val="24"/>
        </w:rPr>
        <w:t xml:space="preserve"> </w:t>
      </w:r>
      <w:r>
        <w:rPr>
          <w:rFonts w:ascii="Arial" w:eastAsia="Arial" w:hAnsi="Arial" w:cs="Arial"/>
          <w:sz w:val="24"/>
          <w:szCs w:val="24"/>
        </w:rPr>
        <w:t xml:space="preserve">não vai ter limitações </w:t>
      </w:r>
      <w:r w:rsidR="00031677">
        <w:rPr>
          <w:rFonts w:ascii="Arial" w:eastAsia="Arial" w:hAnsi="Arial" w:cs="Arial"/>
          <w:sz w:val="24"/>
          <w:szCs w:val="24"/>
        </w:rPr>
        <w:t xml:space="preserve">para relacionar um chamado a outro por enquanto cada chamado só suporta um único ativo, ainda não é possível mais de um ativo por chamado, caso o mesmo problema afete mais de um ativo é necessário abrir mais de um chamado, mesmo com essas limitações e algumas funções ainda a desenvolver nosso trabalho demonstrou que, de forma simples, é possível trabalhar o helpdesk em sintonia com as boas </w:t>
      </w:r>
      <w:r w:rsidR="00851229">
        <w:rPr>
          <w:rFonts w:ascii="Arial" w:eastAsia="Arial" w:hAnsi="Arial" w:cs="Arial"/>
          <w:sz w:val="24"/>
          <w:szCs w:val="24"/>
        </w:rPr>
        <w:t>práticas do ITIL.</w:t>
      </w:r>
    </w:p>
    <w:p w14:paraId="784F81E2" w14:textId="48BB8D7A" w:rsidR="007979E6" w:rsidRDefault="007979E6" w:rsidP="0017734D">
      <w:pPr>
        <w:spacing w:before="240" w:after="400" w:line="360" w:lineRule="auto"/>
        <w:ind w:firstLine="1134"/>
        <w:jc w:val="both"/>
        <w:rPr>
          <w:ins w:id="1530" w:author="Bruno dos Santos Rodrigues" w:date="2016-12-04T12:34:00Z"/>
          <w:rFonts w:ascii="Arial" w:eastAsia="Arial" w:hAnsi="Arial" w:cs="Arial"/>
          <w:sz w:val="24"/>
          <w:szCs w:val="24"/>
        </w:rPr>
      </w:pPr>
      <w:ins w:id="1531" w:author="Bruno dos Santos Rodrigues" w:date="2016-12-04T12:34:00Z">
        <w:r>
          <w:rPr>
            <w:rFonts w:ascii="Arial" w:eastAsia="Arial" w:hAnsi="Arial" w:cs="Arial"/>
            <w:sz w:val="24"/>
            <w:szCs w:val="24"/>
          </w:rPr>
          <w:t>Ainda nos chamados será possível relacionar diretamente um chamado ao outro, por exemplo, quando um chamado é quebrado em chamados menores poderá ser feita uma associação entre os chamados pais e filhos, facilitando o rastreamento dos problemas.</w:t>
        </w:r>
      </w:ins>
    </w:p>
    <w:p w14:paraId="5E2F5709" w14:textId="2AA3D3D0" w:rsidR="007979E6" w:rsidRDefault="007979E6" w:rsidP="0017734D">
      <w:pPr>
        <w:spacing w:before="240" w:after="400" w:line="360" w:lineRule="auto"/>
        <w:ind w:firstLine="1134"/>
        <w:jc w:val="both"/>
        <w:rPr>
          <w:rFonts w:ascii="Arial" w:eastAsia="Arial" w:hAnsi="Arial" w:cs="Arial"/>
          <w:sz w:val="24"/>
          <w:szCs w:val="24"/>
        </w:rPr>
      </w:pPr>
      <w:ins w:id="1532" w:author="Bruno dos Santos Rodrigues" w:date="2016-12-04T12:34:00Z">
        <w:r>
          <w:rPr>
            <w:rFonts w:ascii="Arial" w:eastAsia="Arial" w:hAnsi="Arial" w:cs="Arial"/>
            <w:sz w:val="24"/>
            <w:szCs w:val="24"/>
          </w:rPr>
          <w:lastRenderedPageBreak/>
          <w:t>Os relat</w:t>
        </w:r>
      </w:ins>
      <w:ins w:id="1533" w:author="Bruno dos Santos Rodrigues" w:date="2016-12-04T12:35:00Z">
        <w:r>
          <w:rPr>
            <w:rFonts w:ascii="Arial" w:eastAsia="Arial" w:hAnsi="Arial" w:cs="Arial"/>
            <w:sz w:val="24"/>
            <w:szCs w:val="24"/>
          </w:rPr>
          <w:t>órios serão complementados para que eles possam ser gerados com um cruzamento de dados mais completo e depois esses relatórios poderão ser exportados para PDF e planilhas ODS</w:t>
        </w:r>
      </w:ins>
      <w:ins w:id="1534" w:author="Bruno dos Santos Rodrigues" w:date="2016-12-04T13:47:00Z">
        <w:r w:rsidR="00F2771D">
          <w:rPr>
            <w:rStyle w:val="Refdenotaderodap"/>
            <w:rFonts w:ascii="Arial" w:eastAsia="Arial" w:hAnsi="Arial" w:cs="Arial"/>
            <w:sz w:val="24"/>
            <w:szCs w:val="24"/>
          </w:rPr>
          <w:footnoteReference w:id="14"/>
        </w:r>
      </w:ins>
      <w:ins w:id="1536" w:author="Bruno dos Santos Rodrigues" w:date="2016-12-04T12:35:00Z">
        <w:r>
          <w:rPr>
            <w:rFonts w:ascii="Arial" w:eastAsia="Arial" w:hAnsi="Arial" w:cs="Arial"/>
            <w:sz w:val="24"/>
            <w:szCs w:val="24"/>
          </w:rPr>
          <w:t xml:space="preserve"> (Open Document Spread</w:t>
        </w:r>
      </w:ins>
      <w:ins w:id="1537" w:author="Bruno dos Santos Rodrigues" w:date="2016-12-04T12:36:00Z">
        <w:r>
          <w:rPr>
            <w:rFonts w:ascii="Arial" w:eastAsia="Arial" w:hAnsi="Arial" w:cs="Arial"/>
            <w:sz w:val="24"/>
            <w:szCs w:val="24"/>
          </w:rPr>
          <w:t>sheet)</w:t>
        </w:r>
      </w:ins>
    </w:p>
    <w:p w14:paraId="11D005C7" w14:textId="18EBB0B5" w:rsidR="00DD6A51" w:rsidDel="007979E6" w:rsidRDefault="00F372CC">
      <w:pPr>
        <w:spacing w:before="240" w:after="400" w:line="360" w:lineRule="auto"/>
        <w:ind w:firstLine="1134"/>
        <w:jc w:val="both"/>
        <w:rPr>
          <w:del w:id="1538" w:author="Bruno dos Santos Rodrigues" w:date="2016-12-04T12:35:00Z"/>
        </w:rPr>
      </w:pPr>
      <w:del w:id="1539" w:author="Bruno dos Santos Rodrigues" w:date="2016-12-04T12:35:00Z">
        <w:r w:rsidDel="007979E6">
          <w:rPr>
            <w:rFonts w:ascii="Arial" w:eastAsia="Arial" w:hAnsi="Arial" w:cs="Arial"/>
            <w:sz w:val="24"/>
            <w:szCs w:val="24"/>
          </w:rPr>
          <w:delText>Para isso será realizado uma série de estudos dentro da inteligência artificial para, com aprendizado de máquina, possamos “ensinar” o Kaizen a evitar situações indesejadas pelos usuários.</w:delText>
        </w:r>
      </w:del>
    </w:p>
    <w:p w14:paraId="747A6D18" w14:textId="77777777" w:rsidR="00DD6A51" w:rsidRDefault="00F372CC">
      <w:pPr>
        <w:spacing w:before="240" w:after="400" w:line="360" w:lineRule="auto"/>
        <w:ind w:firstLine="1134"/>
        <w:jc w:val="both"/>
      </w:pPr>
      <w:r>
        <w:rPr>
          <w:rFonts w:ascii="Arial" w:eastAsia="Arial" w:hAnsi="Arial" w:cs="Arial"/>
          <w:sz w:val="24"/>
          <w:szCs w:val="24"/>
        </w:rPr>
        <w:t>Além disso será implementado um sistema de temas para que cada empresa possa utilizar o Kaizen com sua identidade visual, agregando valor ao sistema.</w:t>
      </w:r>
    </w:p>
    <w:p w14:paraId="087B0E28" w14:textId="77777777" w:rsidR="007979E6" w:rsidRDefault="007979E6">
      <w:pPr>
        <w:rPr>
          <w:ins w:id="1540" w:author="Bruno dos Santos Rodrigues" w:date="2016-12-04T12:38:00Z"/>
          <w:rFonts w:ascii="Arial" w:eastAsia="Arial" w:hAnsi="Arial" w:cs="Arial"/>
          <w:b/>
          <w:color w:val="auto"/>
          <w:sz w:val="24"/>
          <w:szCs w:val="24"/>
        </w:rPr>
      </w:pPr>
      <w:bookmarkStart w:id="1541" w:name="_3o7alnk" w:colFirst="0" w:colLast="0"/>
      <w:bookmarkStart w:id="1542" w:name="_23ckvvd" w:colFirst="0" w:colLast="0"/>
      <w:bookmarkEnd w:id="1541"/>
      <w:bookmarkEnd w:id="1542"/>
      <w:ins w:id="1543" w:author="Bruno dos Santos Rodrigues" w:date="2016-12-04T12:38:00Z">
        <w:r>
          <w:rPr>
            <w:rFonts w:ascii="Arial" w:eastAsia="Arial" w:hAnsi="Arial" w:cs="Arial"/>
            <w:b/>
            <w:color w:val="auto"/>
            <w:sz w:val="24"/>
            <w:szCs w:val="24"/>
          </w:rPr>
          <w:br w:type="page"/>
        </w:r>
      </w:ins>
    </w:p>
    <w:p w14:paraId="5B791C7D" w14:textId="0A2CFD01" w:rsidR="00DD6A51" w:rsidRPr="00D467A2" w:rsidRDefault="00F372CC" w:rsidP="00D467A2">
      <w:pPr>
        <w:pStyle w:val="Ttulo1"/>
        <w:rPr>
          <w:color w:val="auto"/>
        </w:rPr>
      </w:pPr>
      <w:bookmarkStart w:id="1544" w:name="_Toc468623273"/>
      <w:del w:id="1545" w:author="Bruno dos Santos Rodrigues" w:date="2016-12-04T13:57:00Z">
        <w:r w:rsidRPr="00D467A2" w:rsidDel="00CC3E07">
          <w:rPr>
            <w:rFonts w:ascii="Arial" w:eastAsia="Arial" w:hAnsi="Arial" w:cs="Arial"/>
            <w:b/>
            <w:color w:val="auto"/>
            <w:sz w:val="24"/>
            <w:szCs w:val="24"/>
          </w:rPr>
          <w:lastRenderedPageBreak/>
          <w:delText>BIBLIOGRAFIA</w:delText>
        </w:r>
      </w:del>
      <w:ins w:id="1546" w:author="Bruno dos Santos Rodrigues" w:date="2016-12-04T13:57:00Z">
        <w:r w:rsidR="00CC3E07">
          <w:rPr>
            <w:rFonts w:ascii="Arial" w:eastAsia="Arial" w:hAnsi="Arial" w:cs="Arial"/>
            <w:b/>
            <w:color w:val="auto"/>
            <w:sz w:val="24"/>
            <w:szCs w:val="24"/>
          </w:rPr>
          <w:t>REFERÊNCIAS</w:t>
        </w:r>
      </w:ins>
      <w:bookmarkEnd w:id="1544"/>
    </w:p>
    <w:p w14:paraId="5046D781" w14:textId="77777777" w:rsidR="00DD6A51" w:rsidRDefault="00DD6A51"/>
    <w:p w14:paraId="48C63F83" w14:textId="24BE5ED2" w:rsidR="00DD6A51" w:rsidRDefault="00F372CC">
      <w:pPr>
        <w:spacing w:after="0" w:line="240" w:lineRule="auto"/>
        <w:jc w:val="both"/>
        <w:rPr>
          <w:ins w:id="1547" w:author="Bruno dos Santos Rodrigues" w:date="2016-12-04T12:28:00Z"/>
          <w:rFonts w:ascii="Arial" w:eastAsia="Arial" w:hAnsi="Arial" w:cs="Arial"/>
          <w:sz w:val="24"/>
          <w:szCs w:val="24"/>
        </w:rPr>
        <w:pPrChange w:id="1548" w:author="Bruno dos Santos Rodrigues" w:date="2016-12-04T12:28:00Z">
          <w:pPr>
            <w:spacing w:line="240" w:lineRule="auto"/>
          </w:pPr>
        </w:pPrChange>
      </w:pPr>
      <w:r w:rsidRPr="005567C3">
        <w:rPr>
          <w:rFonts w:ascii="Arial" w:eastAsia="Arial" w:hAnsi="Arial" w:cs="Arial"/>
          <w:sz w:val="24"/>
          <w:szCs w:val="24"/>
        </w:rPr>
        <w:t>FERNANDES, Viviane Cardoso.</w:t>
      </w:r>
      <w:r w:rsidRPr="005567C3">
        <w:rPr>
          <w:rFonts w:ascii="Arial" w:eastAsia="Arial" w:hAnsi="Arial" w:cs="Arial"/>
          <w:b/>
          <w:sz w:val="24"/>
          <w:szCs w:val="24"/>
        </w:rPr>
        <w:t xml:space="preserve"> REDESENHO DE PROCESSOS DO HELP DESK APLICANDO AS BOAS PRÁTICAS DO ITIL. </w:t>
      </w:r>
      <w:r w:rsidRPr="005567C3">
        <w:rPr>
          <w:rFonts w:ascii="Arial" w:eastAsia="Arial" w:hAnsi="Arial" w:cs="Arial"/>
          <w:sz w:val="24"/>
          <w:szCs w:val="24"/>
        </w:rPr>
        <w:t>2010. Disponível em: &lt;http://www.ulbra.inf.br/joomla/images/documentos/TCCs/2010_2/ads-viviane%20cardoso%20fernandes.pdf&gt;. Acessado em: 05 out. 2016.</w:t>
      </w:r>
    </w:p>
    <w:p w14:paraId="36485FDA" w14:textId="77777777" w:rsidR="005567C3" w:rsidRPr="005567C3" w:rsidRDefault="005567C3">
      <w:pPr>
        <w:spacing w:after="0" w:line="240" w:lineRule="auto"/>
        <w:jc w:val="both"/>
        <w:rPr>
          <w:rFonts w:ascii="Arial" w:hAnsi="Arial" w:cs="Arial"/>
          <w:sz w:val="24"/>
          <w:szCs w:val="24"/>
        </w:rPr>
        <w:pPrChange w:id="1549" w:author="Bruno dos Santos Rodrigues" w:date="2016-12-04T12:28:00Z">
          <w:pPr>
            <w:spacing w:line="240" w:lineRule="auto"/>
          </w:pPr>
        </w:pPrChange>
      </w:pPr>
    </w:p>
    <w:p w14:paraId="787F61A6" w14:textId="36895A3C" w:rsidR="00DD6A51" w:rsidRDefault="00F372CC">
      <w:pPr>
        <w:spacing w:after="0" w:line="240" w:lineRule="auto"/>
        <w:jc w:val="both"/>
        <w:rPr>
          <w:ins w:id="1550" w:author="Bruno dos Santos Rodrigues" w:date="2016-12-04T12:28:00Z"/>
          <w:rFonts w:ascii="Arial" w:eastAsia="Arial" w:hAnsi="Arial" w:cs="Arial"/>
          <w:sz w:val="24"/>
          <w:szCs w:val="24"/>
        </w:rPr>
        <w:pPrChange w:id="1551" w:author="Bruno dos Santos Rodrigues" w:date="2016-12-04T12:28:00Z">
          <w:pPr>
            <w:spacing w:line="240" w:lineRule="auto"/>
          </w:pPr>
        </w:pPrChange>
      </w:pPr>
      <w:r w:rsidRPr="005567C3">
        <w:rPr>
          <w:rFonts w:ascii="Arial" w:eastAsia="Arial" w:hAnsi="Arial" w:cs="Arial"/>
          <w:sz w:val="24"/>
          <w:szCs w:val="24"/>
          <w:highlight w:val="white"/>
        </w:rPr>
        <w:t>FREITAS, Marcos André dos Santos</w:t>
      </w:r>
      <w:r w:rsidRPr="005567C3">
        <w:rPr>
          <w:rFonts w:ascii="Arial" w:eastAsia="Arial" w:hAnsi="Arial" w:cs="Arial"/>
          <w:b/>
          <w:sz w:val="24"/>
          <w:szCs w:val="24"/>
          <w:highlight w:val="white"/>
        </w:rPr>
        <w:t>. Fundamentos do gerenciamento de serviços TI: preparatório para a certificação ITIL® V3 Foundation</w:t>
      </w:r>
      <w:r w:rsidRPr="005567C3">
        <w:rPr>
          <w:rFonts w:ascii="Arial" w:eastAsia="Arial" w:hAnsi="Arial" w:cs="Arial"/>
          <w:sz w:val="24"/>
          <w:szCs w:val="24"/>
          <w:highlight w:val="white"/>
        </w:rPr>
        <w:t>. Rio de Janeiro: Brasport, 2010. 376 p.</w:t>
      </w:r>
    </w:p>
    <w:p w14:paraId="4E578E6E" w14:textId="77777777" w:rsidR="005567C3" w:rsidRPr="005567C3" w:rsidRDefault="005567C3">
      <w:pPr>
        <w:spacing w:after="0" w:line="240" w:lineRule="auto"/>
        <w:jc w:val="both"/>
        <w:rPr>
          <w:rFonts w:ascii="Arial" w:hAnsi="Arial" w:cs="Arial"/>
          <w:sz w:val="24"/>
          <w:szCs w:val="24"/>
        </w:rPr>
        <w:pPrChange w:id="1552" w:author="Bruno dos Santos Rodrigues" w:date="2016-12-04T12:28:00Z">
          <w:pPr>
            <w:spacing w:line="240" w:lineRule="auto"/>
          </w:pPr>
        </w:pPrChange>
      </w:pPr>
    </w:p>
    <w:p w14:paraId="49D20E12" w14:textId="77777777" w:rsidR="00DD6A51" w:rsidRPr="005567C3" w:rsidRDefault="00F372CC">
      <w:pPr>
        <w:spacing w:after="0" w:line="240" w:lineRule="auto"/>
        <w:jc w:val="both"/>
        <w:rPr>
          <w:rFonts w:ascii="Arial" w:hAnsi="Arial" w:cs="Arial"/>
          <w:sz w:val="24"/>
          <w:szCs w:val="24"/>
        </w:rPr>
        <w:pPrChange w:id="1553" w:author="Bruno dos Santos Rodrigues" w:date="2016-12-04T12:28:00Z">
          <w:pPr>
            <w:spacing w:line="240" w:lineRule="auto"/>
          </w:pPr>
        </w:pPrChange>
      </w:pPr>
      <w:r w:rsidRPr="005567C3">
        <w:rPr>
          <w:rFonts w:ascii="Arial" w:eastAsia="Arial" w:hAnsi="Arial" w:cs="Arial"/>
          <w:sz w:val="24"/>
          <w:szCs w:val="24"/>
          <w:highlight w:val="white"/>
        </w:rPr>
        <w:t>MAGALHÃES, Ivan Luizio; PINHEIRO, Walfrido Brito. </w:t>
      </w:r>
      <w:r w:rsidRPr="005567C3">
        <w:rPr>
          <w:rFonts w:ascii="Arial" w:eastAsia="Arial" w:hAnsi="Arial" w:cs="Arial"/>
          <w:b/>
          <w:sz w:val="24"/>
          <w:szCs w:val="24"/>
          <w:highlight w:val="white"/>
        </w:rPr>
        <w:t>Gerenciamento de Serviços de TI (uma abortagem com base na ITIL)</w:t>
      </w:r>
      <w:r w:rsidRPr="005567C3">
        <w:rPr>
          <w:rFonts w:ascii="Arial" w:eastAsia="Arial" w:hAnsi="Arial" w:cs="Arial"/>
          <w:sz w:val="24"/>
          <w:szCs w:val="24"/>
          <w:highlight w:val="white"/>
        </w:rPr>
        <w:t>.  NOVATEC, 2007.</w:t>
      </w:r>
    </w:p>
    <w:p w14:paraId="1A72B09E" w14:textId="13E0EEB7" w:rsidR="00DD6A51" w:rsidRDefault="00F372CC">
      <w:pPr>
        <w:spacing w:after="0" w:line="240" w:lineRule="auto"/>
        <w:jc w:val="both"/>
        <w:rPr>
          <w:ins w:id="1554" w:author="Bruno dos Santos Rodrigues" w:date="2016-12-04T12:28:00Z"/>
          <w:rFonts w:ascii="Arial" w:eastAsia="Arial" w:hAnsi="Arial" w:cs="Arial"/>
          <w:sz w:val="24"/>
          <w:szCs w:val="24"/>
        </w:rPr>
        <w:pPrChange w:id="1555" w:author="Bruno dos Santos Rodrigues" w:date="2016-12-04T12:28:00Z">
          <w:pPr>
            <w:spacing w:line="240" w:lineRule="auto"/>
          </w:pPr>
        </w:pPrChange>
      </w:pPr>
      <w:r w:rsidRPr="005567C3">
        <w:rPr>
          <w:rFonts w:ascii="Arial" w:eastAsia="Arial" w:hAnsi="Arial" w:cs="Arial"/>
          <w:sz w:val="24"/>
          <w:szCs w:val="24"/>
          <w:highlight w:val="white"/>
        </w:rPr>
        <w:t xml:space="preserve">ACSOFTWARE. </w:t>
      </w:r>
      <w:r w:rsidRPr="005567C3">
        <w:rPr>
          <w:rFonts w:ascii="Arial" w:eastAsia="Arial" w:hAnsi="Arial" w:cs="Arial"/>
          <w:b/>
          <w:sz w:val="24"/>
          <w:szCs w:val="24"/>
          <w:highlight w:val="white"/>
        </w:rPr>
        <w:t>Webinar - a itil de resolver problemas</w:t>
      </w:r>
      <w:r w:rsidRPr="005567C3">
        <w:rPr>
          <w:rFonts w:ascii="Arial" w:eastAsia="Arial" w:hAnsi="Arial" w:cs="Arial"/>
          <w:sz w:val="24"/>
          <w:szCs w:val="24"/>
          <w:highlight w:val="white"/>
        </w:rPr>
        <w:t>. , 2016. Disponível em: &lt;http://https://www.youtube.com/watch?v=Oe4n40fvly4&gt;. Acesso em: 05 out. 2016.</w:t>
      </w:r>
    </w:p>
    <w:p w14:paraId="3732AF5C" w14:textId="77777777" w:rsidR="005567C3" w:rsidRPr="005567C3" w:rsidRDefault="005567C3">
      <w:pPr>
        <w:spacing w:after="0" w:line="240" w:lineRule="auto"/>
        <w:jc w:val="both"/>
        <w:rPr>
          <w:rFonts w:ascii="Arial" w:hAnsi="Arial" w:cs="Arial"/>
          <w:sz w:val="24"/>
          <w:szCs w:val="24"/>
        </w:rPr>
        <w:pPrChange w:id="1556" w:author="Bruno dos Santos Rodrigues" w:date="2016-12-04T12:28:00Z">
          <w:pPr>
            <w:spacing w:line="240" w:lineRule="auto"/>
          </w:pPr>
        </w:pPrChange>
      </w:pPr>
    </w:p>
    <w:p w14:paraId="3CEE5C57" w14:textId="71823296" w:rsidR="00DD6A51" w:rsidRDefault="00F372CC">
      <w:pPr>
        <w:spacing w:after="0" w:line="240" w:lineRule="auto"/>
        <w:jc w:val="both"/>
        <w:rPr>
          <w:ins w:id="1557" w:author="Bruno dos Santos Rodrigues" w:date="2016-12-04T12:28:00Z"/>
          <w:rFonts w:ascii="Arial" w:eastAsia="Arial" w:hAnsi="Arial" w:cs="Arial"/>
          <w:sz w:val="24"/>
          <w:szCs w:val="24"/>
        </w:rPr>
        <w:pPrChange w:id="1558" w:author="Bruno dos Santos Rodrigues" w:date="2016-12-04T12:28:00Z">
          <w:pPr>
            <w:spacing w:line="240" w:lineRule="auto"/>
          </w:pPr>
        </w:pPrChange>
      </w:pPr>
      <w:r w:rsidRPr="005567C3">
        <w:rPr>
          <w:rFonts w:ascii="Arial" w:eastAsia="Arial" w:hAnsi="Arial" w:cs="Arial"/>
          <w:sz w:val="24"/>
          <w:szCs w:val="24"/>
          <w:highlight w:val="white"/>
        </w:rPr>
        <w:t xml:space="preserve">AXELOS. </w:t>
      </w:r>
      <w:r w:rsidRPr="005567C3">
        <w:rPr>
          <w:rFonts w:ascii="Arial" w:eastAsia="Arial" w:hAnsi="Arial" w:cs="Arial"/>
          <w:b/>
          <w:sz w:val="24"/>
          <w:szCs w:val="24"/>
          <w:highlight w:val="white"/>
        </w:rPr>
        <w:t>What is ITIL® Best practice?.</w:t>
      </w:r>
      <w:r w:rsidRPr="005567C3">
        <w:rPr>
          <w:rFonts w:ascii="Arial" w:eastAsia="Arial" w:hAnsi="Arial" w:cs="Arial"/>
          <w:sz w:val="24"/>
          <w:szCs w:val="24"/>
          <w:highlight w:val="white"/>
        </w:rPr>
        <w:t xml:space="preserve"> , 2016. Disponível em: &lt;http://https://www.axelos.com/best-practice-solutions/itil/what-is-itil&gt;. Acesso em: 05 out. 2016.</w:t>
      </w:r>
    </w:p>
    <w:p w14:paraId="2ADB8680" w14:textId="77777777" w:rsidR="005567C3" w:rsidRPr="005567C3" w:rsidRDefault="005567C3">
      <w:pPr>
        <w:spacing w:after="0" w:line="240" w:lineRule="auto"/>
        <w:jc w:val="both"/>
        <w:rPr>
          <w:rFonts w:ascii="Arial" w:hAnsi="Arial" w:cs="Arial"/>
          <w:sz w:val="24"/>
          <w:szCs w:val="24"/>
        </w:rPr>
        <w:pPrChange w:id="1559" w:author="Bruno dos Santos Rodrigues" w:date="2016-12-04T12:28:00Z">
          <w:pPr>
            <w:spacing w:line="240" w:lineRule="auto"/>
          </w:pPr>
        </w:pPrChange>
      </w:pPr>
    </w:p>
    <w:p w14:paraId="1F593F43" w14:textId="59413B2C" w:rsidR="00DD6A51" w:rsidRDefault="00F372CC">
      <w:pPr>
        <w:spacing w:after="0" w:line="240" w:lineRule="auto"/>
        <w:jc w:val="both"/>
        <w:rPr>
          <w:ins w:id="1560" w:author="Bruno dos Santos Rodrigues" w:date="2016-12-04T12:28:00Z"/>
          <w:rFonts w:ascii="Arial" w:eastAsia="Arial" w:hAnsi="Arial" w:cs="Arial"/>
          <w:sz w:val="24"/>
          <w:szCs w:val="24"/>
        </w:rPr>
        <w:pPrChange w:id="1561" w:author="Bruno dos Santos Rodrigues" w:date="2016-12-04T12:28:00Z">
          <w:pPr>
            <w:spacing w:line="240" w:lineRule="auto"/>
          </w:pPr>
        </w:pPrChange>
      </w:pPr>
      <w:r w:rsidRPr="005567C3">
        <w:rPr>
          <w:rFonts w:ascii="Arial" w:eastAsia="Arial" w:hAnsi="Arial" w:cs="Arial"/>
          <w:sz w:val="24"/>
          <w:szCs w:val="24"/>
          <w:highlight w:val="white"/>
        </w:rPr>
        <w:t xml:space="preserve">AXELOS. </w:t>
      </w:r>
      <w:r w:rsidRPr="005567C3">
        <w:rPr>
          <w:rFonts w:ascii="Arial" w:eastAsia="Arial" w:hAnsi="Arial" w:cs="Arial"/>
          <w:b/>
          <w:sz w:val="24"/>
          <w:szCs w:val="24"/>
          <w:highlight w:val="white"/>
        </w:rPr>
        <w:t>Disney's ITIL® journey</w:t>
      </w:r>
      <w:r w:rsidRPr="005567C3">
        <w:rPr>
          <w:rFonts w:ascii="Arial" w:eastAsia="Arial" w:hAnsi="Arial" w:cs="Arial"/>
          <w:sz w:val="24"/>
          <w:szCs w:val="24"/>
          <w:highlight w:val="white"/>
        </w:rPr>
        <w:t>. , 2016. Disponível em: &lt;http://https://www.axelos.com/case-studies-and-white-papers/disneys-itil-journey-case-study&gt;. Acesso em: 05 out. 2016.</w:t>
      </w:r>
    </w:p>
    <w:p w14:paraId="3687F894" w14:textId="77777777" w:rsidR="005567C3" w:rsidRPr="005567C3" w:rsidRDefault="005567C3">
      <w:pPr>
        <w:spacing w:after="0" w:line="240" w:lineRule="auto"/>
        <w:jc w:val="both"/>
        <w:rPr>
          <w:rFonts w:ascii="Arial" w:hAnsi="Arial" w:cs="Arial"/>
          <w:sz w:val="24"/>
          <w:szCs w:val="24"/>
        </w:rPr>
        <w:pPrChange w:id="1562" w:author="Bruno dos Santos Rodrigues" w:date="2016-12-04T12:28:00Z">
          <w:pPr>
            <w:spacing w:line="240" w:lineRule="auto"/>
          </w:pPr>
        </w:pPrChange>
      </w:pPr>
    </w:p>
    <w:p w14:paraId="3DDCB605" w14:textId="467DB457" w:rsidR="00DD6A51" w:rsidRDefault="00F372CC">
      <w:pPr>
        <w:spacing w:after="0" w:line="240" w:lineRule="auto"/>
        <w:jc w:val="both"/>
        <w:rPr>
          <w:ins w:id="1563" w:author="Bruno dos Santos Rodrigues" w:date="2016-12-04T12:28:00Z"/>
          <w:rFonts w:ascii="Arial" w:eastAsia="Arial" w:hAnsi="Arial" w:cs="Arial"/>
          <w:sz w:val="24"/>
          <w:szCs w:val="24"/>
        </w:rPr>
        <w:pPrChange w:id="1564" w:author="Bruno dos Santos Rodrigues" w:date="2016-12-04T12:28:00Z">
          <w:pPr>
            <w:spacing w:line="240" w:lineRule="auto"/>
          </w:pPr>
        </w:pPrChange>
      </w:pPr>
      <w:r w:rsidRPr="005567C3">
        <w:rPr>
          <w:rFonts w:ascii="Arial" w:eastAsia="Arial" w:hAnsi="Arial" w:cs="Arial"/>
          <w:sz w:val="24"/>
          <w:szCs w:val="24"/>
          <w:highlight w:val="white"/>
        </w:rPr>
        <w:t xml:space="preserve">COMPUTERWORLD CIO. </w:t>
      </w:r>
      <w:r w:rsidRPr="005567C3">
        <w:rPr>
          <w:rFonts w:ascii="Arial" w:eastAsia="Arial" w:hAnsi="Arial" w:cs="Arial"/>
          <w:b/>
          <w:sz w:val="24"/>
          <w:szCs w:val="24"/>
          <w:highlight w:val="white"/>
        </w:rPr>
        <w:t>ITIL®: nova versão traz mais complexidade e maiores custos</w:t>
      </w:r>
      <w:r w:rsidRPr="005567C3">
        <w:rPr>
          <w:rFonts w:ascii="Arial" w:eastAsia="Arial" w:hAnsi="Arial" w:cs="Arial"/>
          <w:sz w:val="24"/>
          <w:szCs w:val="24"/>
          <w:highlight w:val="white"/>
        </w:rPr>
        <w:t>. , 2016. Disponível em: &lt;http://computerworld.com.br/gestao/2008/01/15/itil-nova-versao-traz-mais-complexidade-e-maiores-custos&gt;. Acesso em: 05 out. 2016.</w:t>
      </w:r>
    </w:p>
    <w:p w14:paraId="5F7C505C" w14:textId="77777777" w:rsidR="005567C3" w:rsidRPr="005567C3" w:rsidRDefault="005567C3">
      <w:pPr>
        <w:spacing w:after="0" w:line="240" w:lineRule="auto"/>
        <w:jc w:val="both"/>
        <w:rPr>
          <w:rFonts w:ascii="Arial" w:hAnsi="Arial" w:cs="Arial"/>
          <w:sz w:val="24"/>
          <w:szCs w:val="24"/>
        </w:rPr>
        <w:pPrChange w:id="1565" w:author="Bruno dos Santos Rodrigues" w:date="2016-12-04T12:28:00Z">
          <w:pPr>
            <w:spacing w:line="240" w:lineRule="auto"/>
          </w:pPr>
        </w:pPrChange>
      </w:pPr>
    </w:p>
    <w:p w14:paraId="573FBEFF" w14:textId="49565162" w:rsidR="00DD6A51" w:rsidRDefault="00F372CC">
      <w:pPr>
        <w:spacing w:after="0" w:line="240" w:lineRule="auto"/>
        <w:jc w:val="both"/>
        <w:rPr>
          <w:ins w:id="1566" w:author="Bruno dos Santos Rodrigues" w:date="2016-12-04T12:28:00Z"/>
          <w:rFonts w:ascii="Arial" w:eastAsia="Arial" w:hAnsi="Arial" w:cs="Arial"/>
          <w:sz w:val="24"/>
          <w:szCs w:val="24"/>
        </w:rPr>
        <w:pPrChange w:id="1567" w:author="Bruno dos Santos Rodrigues" w:date="2016-12-04T12:28:00Z">
          <w:pPr>
            <w:spacing w:line="240" w:lineRule="auto"/>
          </w:pPr>
        </w:pPrChange>
      </w:pPr>
      <w:r w:rsidRPr="005567C3">
        <w:rPr>
          <w:rFonts w:ascii="Arial" w:eastAsia="Arial" w:hAnsi="Arial" w:cs="Arial"/>
          <w:sz w:val="24"/>
          <w:szCs w:val="24"/>
          <w:highlight w:val="white"/>
        </w:rPr>
        <w:t xml:space="preserve">MEYER, Paul. </w:t>
      </w:r>
      <w:r w:rsidRPr="005567C3">
        <w:rPr>
          <w:rFonts w:ascii="Arial" w:eastAsia="Arial" w:hAnsi="Arial" w:cs="Arial"/>
          <w:b/>
          <w:sz w:val="24"/>
          <w:szCs w:val="24"/>
          <w:highlight w:val="white"/>
        </w:rPr>
        <w:t>The Difference Between a Web Application and a Desktop Application.</w:t>
      </w:r>
      <w:r w:rsidRPr="005567C3">
        <w:rPr>
          <w:rFonts w:ascii="Arial" w:eastAsia="Arial" w:hAnsi="Arial" w:cs="Arial"/>
          <w:sz w:val="24"/>
          <w:szCs w:val="24"/>
          <w:highlight w:val="white"/>
        </w:rPr>
        <w:t xml:space="preserve">, 2011. Disponível em: </w:t>
      </w:r>
      <w:r w:rsidR="00A81D0F" w:rsidRPr="005567C3">
        <w:rPr>
          <w:rFonts w:ascii="Arial" w:hAnsi="Arial" w:cs="Arial"/>
          <w:sz w:val="24"/>
          <w:szCs w:val="24"/>
        </w:rPr>
        <w:fldChar w:fldCharType="begin"/>
      </w:r>
      <w:r w:rsidR="00A81D0F" w:rsidRPr="005567C3">
        <w:rPr>
          <w:rFonts w:ascii="Arial" w:hAnsi="Arial" w:cs="Arial"/>
          <w:sz w:val="24"/>
          <w:szCs w:val="24"/>
        </w:rPr>
        <w:instrText xml:space="preserve"> HYPERLINK "http://web-desktop-application.articles.r-tt.com/" \h </w:instrText>
      </w:r>
      <w:r w:rsidR="00A81D0F" w:rsidRPr="005567C3">
        <w:rPr>
          <w:rFonts w:ascii="Arial" w:hAnsi="Arial" w:cs="Arial"/>
          <w:sz w:val="24"/>
          <w:szCs w:val="24"/>
        </w:rPr>
        <w:fldChar w:fldCharType="separate"/>
      </w:r>
      <w:r w:rsidRPr="005567C3">
        <w:rPr>
          <w:rFonts w:ascii="Arial" w:eastAsia="Arial" w:hAnsi="Arial" w:cs="Arial"/>
          <w:sz w:val="24"/>
          <w:szCs w:val="24"/>
          <w:highlight w:val="white"/>
        </w:rPr>
        <w:t>http://web-desktop-application.articles.r-tt.com/</w:t>
      </w:r>
      <w:r w:rsidR="00A81D0F" w:rsidRPr="005567C3">
        <w:rPr>
          <w:rFonts w:ascii="Arial" w:eastAsia="Arial" w:hAnsi="Arial" w:cs="Arial"/>
          <w:sz w:val="24"/>
          <w:szCs w:val="24"/>
          <w:highlight w:val="white"/>
        </w:rPr>
        <w:fldChar w:fldCharType="end"/>
      </w:r>
      <w:r w:rsidRPr="005567C3">
        <w:rPr>
          <w:rFonts w:ascii="Arial" w:eastAsia="Arial" w:hAnsi="Arial" w:cs="Arial"/>
          <w:sz w:val="24"/>
          <w:szCs w:val="24"/>
          <w:highlight w:val="white"/>
        </w:rPr>
        <w:t>. Acesso em: 05 out. 2016.</w:t>
      </w:r>
    </w:p>
    <w:p w14:paraId="0F7D08E0" w14:textId="77777777" w:rsidR="005567C3" w:rsidRPr="005567C3" w:rsidRDefault="005567C3">
      <w:pPr>
        <w:spacing w:after="0" w:line="240" w:lineRule="auto"/>
        <w:jc w:val="both"/>
        <w:rPr>
          <w:rFonts w:ascii="Arial" w:hAnsi="Arial" w:cs="Arial"/>
          <w:sz w:val="24"/>
          <w:szCs w:val="24"/>
        </w:rPr>
        <w:pPrChange w:id="1568" w:author="Bruno dos Santos Rodrigues" w:date="2016-12-04T12:28:00Z">
          <w:pPr>
            <w:spacing w:line="240" w:lineRule="auto"/>
          </w:pPr>
        </w:pPrChange>
      </w:pPr>
    </w:p>
    <w:p w14:paraId="438F2D07" w14:textId="44B5ED84" w:rsidR="00DD6A51" w:rsidRDefault="00F372CC">
      <w:pPr>
        <w:spacing w:after="0" w:line="240" w:lineRule="auto"/>
        <w:jc w:val="both"/>
        <w:rPr>
          <w:ins w:id="1569" w:author="Bruno dos Santos Rodrigues" w:date="2016-12-04T12:28:00Z"/>
          <w:rFonts w:ascii="Arial" w:eastAsia="Arial" w:hAnsi="Arial" w:cs="Arial"/>
          <w:sz w:val="24"/>
          <w:szCs w:val="24"/>
        </w:rPr>
        <w:pPrChange w:id="1570" w:author="Bruno dos Santos Rodrigues" w:date="2016-12-04T12:28:00Z">
          <w:pPr>
            <w:spacing w:line="240" w:lineRule="auto"/>
          </w:pPr>
        </w:pPrChange>
      </w:pPr>
      <w:r w:rsidRPr="005567C3">
        <w:rPr>
          <w:rFonts w:ascii="Arial" w:eastAsia="Arial" w:hAnsi="Arial" w:cs="Arial"/>
          <w:sz w:val="24"/>
          <w:szCs w:val="24"/>
          <w:highlight w:val="white"/>
        </w:rPr>
        <w:t xml:space="preserve">BYCHKOV, Dmitriy. </w:t>
      </w:r>
      <w:r w:rsidRPr="005567C3">
        <w:rPr>
          <w:rFonts w:ascii="Arial" w:eastAsia="Arial" w:hAnsi="Arial" w:cs="Arial"/>
          <w:b/>
          <w:sz w:val="24"/>
          <w:szCs w:val="24"/>
          <w:highlight w:val="white"/>
        </w:rPr>
        <w:t>Desktop vs. Web Applications: A Deeper Look and Comparison</w:t>
      </w:r>
      <w:r w:rsidRPr="005567C3">
        <w:rPr>
          <w:rFonts w:ascii="Arial" w:eastAsia="Arial" w:hAnsi="Arial" w:cs="Arial"/>
          <w:sz w:val="24"/>
          <w:szCs w:val="24"/>
          <w:highlight w:val="white"/>
        </w:rPr>
        <w:t>., 2013. Disponível em &lt;http://www.seguetech.com/desktop-vs-web-applications-a-deeper-look-and-comparison/&gt; . Acesso em: 05 out. 2016.</w:t>
      </w:r>
    </w:p>
    <w:p w14:paraId="1265C489" w14:textId="77777777" w:rsidR="005567C3" w:rsidRPr="005567C3" w:rsidRDefault="005567C3">
      <w:pPr>
        <w:spacing w:after="0" w:line="240" w:lineRule="auto"/>
        <w:jc w:val="both"/>
        <w:rPr>
          <w:rFonts w:ascii="Arial" w:hAnsi="Arial" w:cs="Arial"/>
          <w:sz w:val="24"/>
          <w:szCs w:val="24"/>
        </w:rPr>
        <w:pPrChange w:id="1571" w:author="Bruno dos Santos Rodrigues" w:date="2016-12-04T12:28:00Z">
          <w:pPr>
            <w:spacing w:line="240" w:lineRule="auto"/>
          </w:pPr>
        </w:pPrChange>
      </w:pPr>
    </w:p>
    <w:p w14:paraId="66BF5110" w14:textId="77777777" w:rsidR="00DD6A51" w:rsidRPr="005567C3" w:rsidRDefault="00F372CC">
      <w:pPr>
        <w:spacing w:after="0" w:line="240" w:lineRule="auto"/>
        <w:jc w:val="both"/>
        <w:rPr>
          <w:rFonts w:ascii="Arial" w:hAnsi="Arial" w:cs="Arial"/>
          <w:sz w:val="24"/>
          <w:szCs w:val="24"/>
        </w:rPr>
        <w:pPrChange w:id="1572" w:author="Bruno dos Santos Rodrigues" w:date="2016-12-04T12:28:00Z">
          <w:pPr>
            <w:spacing w:line="240" w:lineRule="auto"/>
          </w:pPr>
        </w:pPrChange>
      </w:pPr>
      <w:r w:rsidRPr="005567C3">
        <w:rPr>
          <w:rFonts w:ascii="Arial" w:eastAsia="Arial" w:hAnsi="Arial" w:cs="Arial"/>
          <w:sz w:val="24"/>
          <w:szCs w:val="24"/>
          <w:highlight w:val="white"/>
        </w:rPr>
        <w:t xml:space="preserve">CAMPISTA, Miguel Elias Mitre. </w:t>
      </w:r>
      <w:r w:rsidRPr="005567C3">
        <w:rPr>
          <w:rFonts w:ascii="Arial" w:eastAsia="Arial" w:hAnsi="Arial" w:cs="Arial"/>
          <w:b/>
          <w:sz w:val="24"/>
          <w:szCs w:val="24"/>
          <w:highlight w:val="white"/>
        </w:rPr>
        <w:t>Linguagens de Programação</w:t>
      </w:r>
      <w:r w:rsidRPr="005567C3">
        <w:rPr>
          <w:rFonts w:ascii="Arial" w:eastAsia="Arial" w:hAnsi="Arial" w:cs="Arial"/>
          <w:sz w:val="24"/>
          <w:szCs w:val="24"/>
          <w:highlight w:val="white"/>
        </w:rPr>
        <w:t>., 2016. Disponível em &lt;</w:t>
      </w:r>
      <w:r w:rsidR="00A81D0F" w:rsidRPr="005567C3">
        <w:rPr>
          <w:rFonts w:ascii="Arial" w:hAnsi="Arial" w:cs="Arial"/>
          <w:sz w:val="24"/>
          <w:szCs w:val="24"/>
        </w:rPr>
        <w:fldChar w:fldCharType="begin"/>
      </w:r>
      <w:r w:rsidR="00A81D0F" w:rsidRPr="005567C3">
        <w:rPr>
          <w:rFonts w:ascii="Arial" w:hAnsi="Arial" w:cs="Arial"/>
          <w:sz w:val="24"/>
          <w:szCs w:val="24"/>
        </w:rPr>
        <w:instrText xml:space="preserve"> HYPERLINK "http://www.gta.ufrj.br/~miguel/docs/lingprog/qt-f6.pdf" \h </w:instrText>
      </w:r>
      <w:r w:rsidR="00A81D0F" w:rsidRPr="005567C3">
        <w:rPr>
          <w:rFonts w:ascii="Arial" w:hAnsi="Arial" w:cs="Arial"/>
          <w:sz w:val="24"/>
          <w:szCs w:val="24"/>
        </w:rPr>
        <w:fldChar w:fldCharType="separate"/>
      </w:r>
      <w:r w:rsidRPr="005567C3">
        <w:rPr>
          <w:rFonts w:ascii="Arial" w:eastAsia="Arial" w:hAnsi="Arial" w:cs="Arial"/>
          <w:sz w:val="24"/>
          <w:szCs w:val="24"/>
          <w:highlight w:val="white"/>
        </w:rPr>
        <w:t>http://www.gta.ufrj.br/~miguel/docs/lingprog/qt-f6.pdf</w:t>
      </w:r>
      <w:r w:rsidR="00A81D0F" w:rsidRPr="005567C3">
        <w:rPr>
          <w:rFonts w:ascii="Arial" w:eastAsia="Arial" w:hAnsi="Arial" w:cs="Arial"/>
          <w:sz w:val="24"/>
          <w:szCs w:val="24"/>
          <w:highlight w:val="white"/>
        </w:rPr>
        <w:fldChar w:fldCharType="end"/>
      </w:r>
      <w:r w:rsidRPr="005567C3">
        <w:rPr>
          <w:rFonts w:ascii="Arial" w:eastAsia="Arial" w:hAnsi="Arial" w:cs="Arial"/>
          <w:sz w:val="24"/>
          <w:szCs w:val="24"/>
          <w:highlight w:val="white"/>
        </w:rPr>
        <w:t>&gt;. Acesso em: 05 out. 2016.</w:t>
      </w:r>
    </w:p>
    <w:p w14:paraId="5495C5C0" w14:textId="61085419" w:rsidR="00DD6A51" w:rsidRDefault="00A81D0F">
      <w:pPr>
        <w:spacing w:after="0" w:line="240" w:lineRule="auto"/>
        <w:jc w:val="both"/>
        <w:rPr>
          <w:ins w:id="1573" w:author="Bruno dos Santos Rodrigues" w:date="2016-12-04T12:29:00Z"/>
          <w:rFonts w:ascii="Arial" w:eastAsia="Arial" w:hAnsi="Arial" w:cs="Arial"/>
          <w:sz w:val="24"/>
          <w:szCs w:val="24"/>
        </w:rPr>
        <w:pPrChange w:id="1574" w:author="Bruno dos Santos Rodrigues" w:date="2016-12-04T12:28:00Z">
          <w:pPr>
            <w:spacing w:line="240" w:lineRule="auto"/>
          </w:pPr>
        </w:pPrChange>
      </w:pPr>
      <w:r w:rsidRPr="005567C3">
        <w:rPr>
          <w:rFonts w:ascii="Arial" w:hAnsi="Arial" w:cs="Arial"/>
          <w:sz w:val="24"/>
          <w:szCs w:val="24"/>
        </w:rPr>
        <w:fldChar w:fldCharType="begin"/>
      </w:r>
      <w:r w:rsidRPr="005567C3">
        <w:rPr>
          <w:rFonts w:ascii="Arial" w:hAnsi="Arial" w:cs="Arial"/>
          <w:sz w:val="24"/>
          <w:szCs w:val="24"/>
        </w:rPr>
        <w:instrText xml:space="preserve"> HYPERLINK "https://github.com/jryannel" \h </w:instrText>
      </w:r>
      <w:r w:rsidRPr="005567C3">
        <w:rPr>
          <w:rFonts w:ascii="Arial" w:hAnsi="Arial" w:cs="Arial"/>
          <w:sz w:val="24"/>
          <w:szCs w:val="24"/>
        </w:rPr>
        <w:fldChar w:fldCharType="separate"/>
      </w:r>
      <w:r w:rsidR="00F372CC" w:rsidRPr="005567C3">
        <w:rPr>
          <w:rFonts w:ascii="Arial" w:eastAsia="Arial" w:hAnsi="Arial" w:cs="Arial"/>
          <w:sz w:val="24"/>
          <w:szCs w:val="24"/>
          <w:highlight w:val="white"/>
        </w:rPr>
        <w:t>jryannel</w:t>
      </w:r>
      <w:r w:rsidRPr="005567C3">
        <w:rPr>
          <w:rFonts w:ascii="Arial" w:eastAsia="Arial" w:hAnsi="Arial" w:cs="Arial"/>
          <w:sz w:val="24"/>
          <w:szCs w:val="24"/>
          <w:highlight w:val="white"/>
        </w:rPr>
        <w:fldChar w:fldCharType="end"/>
      </w:r>
      <w:r w:rsidR="00F372CC" w:rsidRPr="005567C3">
        <w:rPr>
          <w:rFonts w:ascii="Arial" w:eastAsia="Arial" w:hAnsi="Arial" w:cs="Arial"/>
          <w:sz w:val="24"/>
          <w:szCs w:val="24"/>
          <w:highlight w:val="white"/>
        </w:rPr>
        <w:t>, </w:t>
      </w:r>
      <w:r w:rsidRPr="005567C3">
        <w:rPr>
          <w:rFonts w:ascii="Arial" w:hAnsi="Arial" w:cs="Arial"/>
          <w:sz w:val="24"/>
          <w:szCs w:val="24"/>
        </w:rPr>
        <w:fldChar w:fldCharType="begin"/>
      </w:r>
      <w:r w:rsidRPr="005567C3">
        <w:rPr>
          <w:rFonts w:ascii="Arial" w:hAnsi="Arial" w:cs="Arial"/>
          <w:sz w:val="24"/>
          <w:szCs w:val="24"/>
        </w:rPr>
        <w:instrText xml:space="preserve"> HYPERLINK "https://github.com/micdoug" \h </w:instrText>
      </w:r>
      <w:r w:rsidRPr="005567C3">
        <w:rPr>
          <w:rFonts w:ascii="Arial" w:hAnsi="Arial" w:cs="Arial"/>
          <w:sz w:val="24"/>
          <w:szCs w:val="24"/>
        </w:rPr>
        <w:fldChar w:fldCharType="separate"/>
      </w:r>
      <w:r w:rsidR="00F372CC" w:rsidRPr="005567C3">
        <w:rPr>
          <w:rFonts w:ascii="Arial" w:eastAsia="Arial" w:hAnsi="Arial" w:cs="Arial"/>
          <w:sz w:val="24"/>
          <w:szCs w:val="24"/>
          <w:highlight w:val="white"/>
        </w:rPr>
        <w:t>micdoug</w:t>
      </w:r>
      <w:r w:rsidRPr="005567C3">
        <w:rPr>
          <w:rFonts w:ascii="Arial" w:eastAsia="Arial" w:hAnsi="Arial" w:cs="Arial"/>
          <w:sz w:val="24"/>
          <w:szCs w:val="24"/>
          <w:highlight w:val="white"/>
        </w:rPr>
        <w:fldChar w:fldCharType="end"/>
      </w:r>
      <w:r w:rsidR="00F372CC" w:rsidRPr="005567C3">
        <w:rPr>
          <w:rFonts w:ascii="Arial" w:eastAsia="Arial" w:hAnsi="Arial" w:cs="Arial"/>
          <w:sz w:val="24"/>
          <w:szCs w:val="24"/>
          <w:highlight w:val="white"/>
        </w:rPr>
        <w:t xml:space="preserve">. </w:t>
      </w:r>
      <w:r w:rsidR="00F372CC" w:rsidRPr="005567C3">
        <w:rPr>
          <w:rFonts w:ascii="Arial" w:eastAsia="Arial" w:hAnsi="Arial" w:cs="Arial"/>
          <w:b/>
          <w:sz w:val="24"/>
          <w:szCs w:val="24"/>
          <w:highlight w:val="white"/>
        </w:rPr>
        <w:t>QmlBook: Conheça o framework Qt 5</w:t>
      </w:r>
      <w:r w:rsidR="00F372CC" w:rsidRPr="005567C3">
        <w:rPr>
          <w:rFonts w:ascii="Arial" w:eastAsia="Arial" w:hAnsi="Arial" w:cs="Arial"/>
          <w:sz w:val="24"/>
          <w:szCs w:val="24"/>
          <w:highlight w:val="white"/>
        </w:rPr>
        <w:t>., 2016. Disponível em &lt;</w:t>
      </w:r>
      <w:r w:rsidRPr="005567C3">
        <w:rPr>
          <w:rFonts w:ascii="Arial" w:hAnsi="Arial" w:cs="Arial"/>
          <w:sz w:val="24"/>
          <w:szCs w:val="24"/>
        </w:rPr>
        <w:fldChar w:fldCharType="begin"/>
      </w:r>
      <w:r w:rsidRPr="005567C3">
        <w:rPr>
          <w:rFonts w:ascii="Arial" w:hAnsi="Arial" w:cs="Arial"/>
          <w:sz w:val="24"/>
          <w:szCs w:val="24"/>
        </w:rPr>
        <w:instrText xml:space="preserve"> HYPERLINK "http://qmlbook.github.io/pt/ch01/index.html" \h </w:instrText>
      </w:r>
      <w:r w:rsidRPr="005567C3">
        <w:rPr>
          <w:rFonts w:ascii="Arial" w:hAnsi="Arial" w:cs="Arial"/>
          <w:sz w:val="24"/>
          <w:szCs w:val="24"/>
        </w:rPr>
        <w:fldChar w:fldCharType="separate"/>
      </w:r>
      <w:r w:rsidR="00F372CC" w:rsidRPr="005567C3">
        <w:rPr>
          <w:rFonts w:ascii="Arial" w:eastAsia="Arial" w:hAnsi="Arial" w:cs="Arial"/>
          <w:sz w:val="24"/>
          <w:szCs w:val="24"/>
          <w:highlight w:val="white"/>
        </w:rPr>
        <w:t>http://qmlbook.github.io/pt/ch01/index.html</w:t>
      </w:r>
      <w:r w:rsidRPr="005567C3">
        <w:rPr>
          <w:rFonts w:ascii="Arial" w:eastAsia="Arial" w:hAnsi="Arial" w:cs="Arial"/>
          <w:sz w:val="24"/>
          <w:szCs w:val="24"/>
          <w:highlight w:val="white"/>
        </w:rPr>
        <w:fldChar w:fldCharType="end"/>
      </w:r>
      <w:r w:rsidR="00F372CC" w:rsidRPr="005567C3">
        <w:rPr>
          <w:rFonts w:ascii="Arial" w:eastAsia="Arial" w:hAnsi="Arial" w:cs="Arial"/>
          <w:sz w:val="24"/>
          <w:szCs w:val="24"/>
          <w:highlight w:val="white"/>
        </w:rPr>
        <w:t>&gt;. Acesso em 05 out. 2016.</w:t>
      </w:r>
    </w:p>
    <w:p w14:paraId="178F3F64" w14:textId="77777777" w:rsidR="005567C3" w:rsidRPr="005567C3" w:rsidRDefault="005567C3">
      <w:pPr>
        <w:spacing w:after="0" w:line="240" w:lineRule="auto"/>
        <w:jc w:val="both"/>
        <w:rPr>
          <w:rFonts w:ascii="Arial" w:hAnsi="Arial" w:cs="Arial"/>
          <w:sz w:val="24"/>
          <w:szCs w:val="24"/>
        </w:rPr>
        <w:pPrChange w:id="1575" w:author="Bruno dos Santos Rodrigues" w:date="2016-12-04T12:28:00Z">
          <w:pPr>
            <w:spacing w:line="240" w:lineRule="auto"/>
          </w:pPr>
        </w:pPrChange>
      </w:pPr>
    </w:p>
    <w:p w14:paraId="10D04905" w14:textId="77777777" w:rsidR="00DD6A51" w:rsidRPr="005567C3" w:rsidRDefault="00F372CC">
      <w:pPr>
        <w:spacing w:after="0" w:line="240" w:lineRule="auto"/>
        <w:jc w:val="both"/>
        <w:rPr>
          <w:rFonts w:ascii="Arial" w:hAnsi="Arial" w:cs="Arial"/>
          <w:sz w:val="24"/>
          <w:szCs w:val="24"/>
        </w:rPr>
        <w:pPrChange w:id="1576" w:author="Bruno dos Santos Rodrigues" w:date="2016-12-04T12:28:00Z">
          <w:pPr>
            <w:spacing w:line="240" w:lineRule="auto"/>
          </w:pPr>
        </w:pPrChange>
      </w:pPr>
      <w:r w:rsidRPr="005567C3">
        <w:rPr>
          <w:rFonts w:ascii="Arial" w:eastAsia="Arial" w:hAnsi="Arial" w:cs="Arial"/>
          <w:sz w:val="24"/>
          <w:szCs w:val="24"/>
          <w:highlight w:val="white"/>
        </w:rPr>
        <w:t xml:space="preserve">POZZEBON, Rafaela. </w:t>
      </w:r>
      <w:r w:rsidRPr="005567C3">
        <w:rPr>
          <w:rFonts w:ascii="Arial" w:eastAsia="Arial" w:hAnsi="Arial" w:cs="Arial"/>
          <w:b/>
          <w:sz w:val="24"/>
          <w:szCs w:val="24"/>
          <w:highlight w:val="white"/>
        </w:rPr>
        <w:t>O que GitHub?.,</w:t>
      </w:r>
      <w:r w:rsidRPr="005567C3">
        <w:rPr>
          <w:rFonts w:ascii="Arial" w:eastAsia="Arial" w:hAnsi="Arial" w:cs="Arial"/>
          <w:sz w:val="24"/>
          <w:szCs w:val="24"/>
          <w:highlight w:val="white"/>
        </w:rPr>
        <w:t xml:space="preserve"> 2015. Disponível em: &lt;</w:t>
      </w:r>
      <w:r w:rsidR="00A81D0F" w:rsidRPr="005567C3">
        <w:rPr>
          <w:rFonts w:ascii="Arial" w:hAnsi="Arial" w:cs="Arial"/>
          <w:sz w:val="24"/>
          <w:szCs w:val="24"/>
        </w:rPr>
        <w:fldChar w:fldCharType="begin"/>
      </w:r>
      <w:r w:rsidR="00A81D0F" w:rsidRPr="005567C3">
        <w:rPr>
          <w:rFonts w:ascii="Arial" w:hAnsi="Arial" w:cs="Arial"/>
          <w:sz w:val="24"/>
          <w:szCs w:val="24"/>
        </w:rPr>
        <w:instrText xml:space="preserve"> HYPERLINK "https://www.oficinadanet.com.br/post/14791-o-que-github" \h </w:instrText>
      </w:r>
      <w:r w:rsidR="00A81D0F" w:rsidRPr="005567C3">
        <w:rPr>
          <w:rFonts w:ascii="Arial" w:hAnsi="Arial" w:cs="Arial"/>
          <w:sz w:val="24"/>
          <w:szCs w:val="24"/>
        </w:rPr>
        <w:fldChar w:fldCharType="separate"/>
      </w:r>
      <w:r w:rsidRPr="005567C3">
        <w:rPr>
          <w:rFonts w:ascii="Arial" w:eastAsia="Arial" w:hAnsi="Arial" w:cs="Arial"/>
          <w:sz w:val="24"/>
          <w:szCs w:val="24"/>
          <w:highlight w:val="white"/>
        </w:rPr>
        <w:t>https://www.oficinadanet.com.br/post/14791-o-que-github</w:t>
      </w:r>
      <w:r w:rsidR="00A81D0F" w:rsidRPr="005567C3">
        <w:rPr>
          <w:rFonts w:ascii="Arial" w:eastAsia="Arial" w:hAnsi="Arial" w:cs="Arial"/>
          <w:sz w:val="24"/>
          <w:szCs w:val="24"/>
          <w:highlight w:val="white"/>
        </w:rPr>
        <w:fldChar w:fldCharType="end"/>
      </w:r>
      <w:r w:rsidRPr="005567C3">
        <w:rPr>
          <w:rFonts w:ascii="Arial" w:eastAsia="Arial" w:hAnsi="Arial" w:cs="Arial"/>
          <w:sz w:val="24"/>
          <w:szCs w:val="24"/>
          <w:highlight w:val="white"/>
        </w:rPr>
        <w:t>&gt;. Acesso em 05 out. 2016.</w:t>
      </w:r>
    </w:p>
    <w:p w14:paraId="218DF85F" w14:textId="512B7977" w:rsidR="00DD6A51" w:rsidRDefault="00F372CC">
      <w:pPr>
        <w:spacing w:after="0" w:line="240" w:lineRule="auto"/>
        <w:jc w:val="both"/>
        <w:rPr>
          <w:ins w:id="1577" w:author="Bruno dos Santos Rodrigues" w:date="2016-12-04T12:29:00Z"/>
          <w:rFonts w:ascii="Arial" w:eastAsia="Arial" w:hAnsi="Arial" w:cs="Arial"/>
          <w:sz w:val="24"/>
          <w:szCs w:val="24"/>
        </w:rPr>
        <w:pPrChange w:id="1578" w:author="Bruno dos Santos Rodrigues" w:date="2016-12-04T12:28:00Z">
          <w:pPr>
            <w:spacing w:line="240" w:lineRule="auto"/>
          </w:pPr>
        </w:pPrChange>
      </w:pPr>
      <w:r w:rsidRPr="005567C3">
        <w:rPr>
          <w:rFonts w:ascii="Arial" w:eastAsia="Arial" w:hAnsi="Arial" w:cs="Arial"/>
          <w:sz w:val="24"/>
          <w:szCs w:val="24"/>
          <w:highlight w:val="white"/>
        </w:rPr>
        <w:lastRenderedPageBreak/>
        <w:t xml:space="preserve">QT. </w:t>
      </w:r>
      <w:r w:rsidRPr="005567C3">
        <w:rPr>
          <w:rFonts w:ascii="Arial" w:eastAsia="Arial" w:hAnsi="Arial" w:cs="Arial"/>
          <w:b/>
          <w:sz w:val="24"/>
          <w:szCs w:val="24"/>
          <w:highlight w:val="white"/>
        </w:rPr>
        <w:t>Qt Documentation</w:t>
      </w:r>
      <w:r w:rsidRPr="005567C3">
        <w:rPr>
          <w:rFonts w:ascii="Arial" w:eastAsia="Arial" w:hAnsi="Arial" w:cs="Arial"/>
          <w:sz w:val="24"/>
          <w:szCs w:val="24"/>
          <w:highlight w:val="white"/>
        </w:rPr>
        <w:t>., 2016. Disponivel em &lt;</w:t>
      </w:r>
      <w:r w:rsidR="00A81D0F" w:rsidRPr="005567C3">
        <w:rPr>
          <w:rFonts w:ascii="Arial" w:hAnsi="Arial" w:cs="Arial"/>
          <w:sz w:val="24"/>
          <w:szCs w:val="24"/>
        </w:rPr>
        <w:fldChar w:fldCharType="begin"/>
      </w:r>
      <w:r w:rsidR="00A81D0F" w:rsidRPr="005567C3">
        <w:rPr>
          <w:rFonts w:ascii="Arial" w:hAnsi="Arial" w:cs="Arial"/>
          <w:sz w:val="24"/>
          <w:szCs w:val="24"/>
        </w:rPr>
        <w:instrText xml:space="preserve"> HYPERLINK "http://doc.qt.io/qt-5/" \h </w:instrText>
      </w:r>
      <w:r w:rsidR="00A81D0F" w:rsidRPr="005567C3">
        <w:rPr>
          <w:rFonts w:ascii="Arial" w:hAnsi="Arial" w:cs="Arial"/>
          <w:sz w:val="24"/>
          <w:szCs w:val="24"/>
        </w:rPr>
        <w:fldChar w:fldCharType="separate"/>
      </w:r>
      <w:r w:rsidRPr="005567C3">
        <w:rPr>
          <w:rFonts w:ascii="Arial" w:eastAsia="Arial" w:hAnsi="Arial" w:cs="Arial"/>
          <w:sz w:val="24"/>
          <w:szCs w:val="24"/>
          <w:highlight w:val="white"/>
        </w:rPr>
        <w:t>http://doc.qt.io/qt-5/</w:t>
      </w:r>
      <w:r w:rsidR="00A81D0F" w:rsidRPr="005567C3">
        <w:rPr>
          <w:rFonts w:ascii="Arial" w:eastAsia="Arial" w:hAnsi="Arial" w:cs="Arial"/>
          <w:sz w:val="24"/>
          <w:szCs w:val="24"/>
          <w:highlight w:val="white"/>
        </w:rPr>
        <w:fldChar w:fldCharType="end"/>
      </w:r>
      <w:r w:rsidRPr="005567C3">
        <w:rPr>
          <w:rFonts w:ascii="Arial" w:eastAsia="Arial" w:hAnsi="Arial" w:cs="Arial"/>
          <w:sz w:val="24"/>
          <w:szCs w:val="24"/>
          <w:highlight w:val="white"/>
        </w:rPr>
        <w:t>&gt;. Acesso em: 05 out. 2016.</w:t>
      </w:r>
    </w:p>
    <w:p w14:paraId="0BDF9C95" w14:textId="77777777" w:rsidR="005567C3" w:rsidRPr="005567C3" w:rsidRDefault="005567C3">
      <w:pPr>
        <w:spacing w:after="0" w:line="240" w:lineRule="auto"/>
        <w:jc w:val="both"/>
        <w:rPr>
          <w:rFonts w:ascii="Arial" w:hAnsi="Arial" w:cs="Arial"/>
          <w:sz w:val="24"/>
          <w:szCs w:val="24"/>
        </w:rPr>
        <w:pPrChange w:id="1579" w:author="Bruno dos Santos Rodrigues" w:date="2016-12-04T12:28:00Z">
          <w:pPr>
            <w:spacing w:line="240" w:lineRule="auto"/>
          </w:pPr>
        </w:pPrChange>
      </w:pPr>
    </w:p>
    <w:p w14:paraId="5E7E06C9" w14:textId="66979FAF" w:rsidR="00DD6A51" w:rsidRDefault="00F372CC">
      <w:pPr>
        <w:spacing w:after="0" w:line="240" w:lineRule="auto"/>
        <w:jc w:val="both"/>
        <w:rPr>
          <w:ins w:id="1580" w:author="Bruno dos Santos Rodrigues" w:date="2016-12-04T12:29:00Z"/>
          <w:rFonts w:ascii="Arial" w:eastAsia="Arial" w:hAnsi="Arial" w:cs="Arial"/>
          <w:sz w:val="24"/>
          <w:szCs w:val="24"/>
        </w:rPr>
        <w:pPrChange w:id="1581" w:author="Bruno dos Santos Rodrigues" w:date="2016-12-04T12:28:00Z">
          <w:pPr>
            <w:spacing w:line="240" w:lineRule="auto"/>
          </w:pPr>
        </w:pPrChange>
      </w:pPr>
      <w:r w:rsidRPr="005567C3">
        <w:rPr>
          <w:rFonts w:ascii="Arial" w:eastAsia="Arial" w:hAnsi="Arial" w:cs="Arial"/>
          <w:sz w:val="24"/>
          <w:szCs w:val="24"/>
          <w:highlight w:val="white"/>
        </w:rPr>
        <w:t>MENEZES, Antonio Marcio A., 2009.</w:t>
      </w:r>
      <w:r w:rsidRPr="005567C3">
        <w:rPr>
          <w:rFonts w:ascii="Arial" w:eastAsia="Arial" w:hAnsi="Arial" w:cs="Arial"/>
          <w:sz w:val="24"/>
          <w:szCs w:val="24"/>
        </w:rPr>
        <w:t xml:space="preserve"> </w:t>
      </w:r>
      <w:r w:rsidRPr="005567C3">
        <w:rPr>
          <w:rFonts w:ascii="Arial" w:eastAsia="Arial" w:hAnsi="Arial" w:cs="Arial"/>
          <w:b/>
          <w:sz w:val="24"/>
          <w:szCs w:val="24"/>
        </w:rPr>
        <w:t>Introdução a Programação C++ com Qt 4</w:t>
      </w:r>
      <w:r w:rsidRPr="005567C3">
        <w:rPr>
          <w:rFonts w:ascii="Arial" w:eastAsia="Arial" w:hAnsi="Arial" w:cs="Arial"/>
          <w:sz w:val="24"/>
          <w:szCs w:val="24"/>
        </w:rPr>
        <w:t xml:space="preserve">. </w:t>
      </w:r>
      <w:r w:rsidRPr="005567C3">
        <w:rPr>
          <w:rFonts w:ascii="Arial" w:eastAsia="Arial" w:hAnsi="Arial" w:cs="Arial"/>
          <w:sz w:val="24"/>
          <w:szCs w:val="24"/>
          <w:highlight w:val="white"/>
        </w:rPr>
        <w:t xml:space="preserve"> Disponível em: &lt;</w:t>
      </w:r>
      <w:r w:rsidR="00A81D0F" w:rsidRPr="005567C3">
        <w:rPr>
          <w:rFonts w:ascii="Arial" w:hAnsi="Arial" w:cs="Arial"/>
          <w:sz w:val="24"/>
          <w:szCs w:val="24"/>
        </w:rPr>
        <w:fldChar w:fldCharType="begin"/>
      </w:r>
      <w:r w:rsidR="00A81D0F" w:rsidRPr="005567C3">
        <w:rPr>
          <w:rFonts w:ascii="Arial" w:hAnsi="Arial" w:cs="Arial"/>
          <w:sz w:val="24"/>
          <w:szCs w:val="24"/>
        </w:rPr>
        <w:instrText xml:space="preserve"> HYPERLINK "http://antoniomenezes.net/down/minicursoQt4/oficinaQt4.pdf" \h </w:instrText>
      </w:r>
      <w:r w:rsidR="00A81D0F" w:rsidRPr="005567C3">
        <w:rPr>
          <w:rFonts w:ascii="Arial" w:hAnsi="Arial" w:cs="Arial"/>
          <w:sz w:val="24"/>
          <w:szCs w:val="24"/>
        </w:rPr>
        <w:fldChar w:fldCharType="separate"/>
      </w:r>
      <w:r w:rsidRPr="005567C3">
        <w:rPr>
          <w:rFonts w:ascii="Arial" w:eastAsia="Arial" w:hAnsi="Arial" w:cs="Arial"/>
          <w:sz w:val="24"/>
          <w:szCs w:val="24"/>
          <w:highlight w:val="white"/>
        </w:rPr>
        <w:t>http://antoniomenezes.net/down/minicursoQt4/oficinaQt4.pdf</w:t>
      </w:r>
      <w:r w:rsidR="00A81D0F" w:rsidRPr="005567C3">
        <w:rPr>
          <w:rFonts w:ascii="Arial" w:eastAsia="Arial" w:hAnsi="Arial" w:cs="Arial"/>
          <w:sz w:val="24"/>
          <w:szCs w:val="24"/>
          <w:highlight w:val="white"/>
        </w:rPr>
        <w:fldChar w:fldCharType="end"/>
      </w:r>
      <w:r w:rsidRPr="005567C3">
        <w:rPr>
          <w:rFonts w:ascii="Arial" w:eastAsia="Arial" w:hAnsi="Arial" w:cs="Arial"/>
          <w:sz w:val="24"/>
          <w:szCs w:val="24"/>
          <w:highlight w:val="white"/>
        </w:rPr>
        <w:t>&gt;. Acesso em: 05 out. 2016.</w:t>
      </w:r>
    </w:p>
    <w:p w14:paraId="61D5E1A7" w14:textId="77777777" w:rsidR="005567C3" w:rsidRPr="005567C3" w:rsidRDefault="005567C3">
      <w:pPr>
        <w:spacing w:after="0" w:line="240" w:lineRule="auto"/>
        <w:jc w:val="both"/>
        <w:rPr>
          <w:rFonts w:ascii="Arial" w:hAnsi="Arial" w:cs="Arial"/>
          <w:sz w:val="24"/>
          <w:szCs w:val="24"/>
        </w:rPr>
        <w:pPrChange w:id="1582" w:author="Bruno dos Santos Rodrigues" w:date="2016-12-04T12:28:00Z">
          <w:pPr>
            <w:spacing w:line="240" w:lineRule="auto"/>
          </w:pPr>
        </w:pPrChange>
      </w:pPr>
    </w:p>
    <w:p w14:paraId="23D748A7" w14:textId="2A85FA99" w:rsidR="00DD6A51" w:rsidRDefault="00F372CC">
      <w:pPr>
        <w:spacing w:after="0" w:line="240" w:lineRule="auto"/>
        <w:jc w:val="both"/>
        <w:rPr>
          <w:ins w:id="1583" w:author="Bruno dos Santos Rodrigues" w:date="2016-12-04T12:29:00Z"/>
          <w:rFonts w:ascii="Arial" w:eastAsia="Arial" w:hAnsi="Arial" w:cs="Arial"/>
          <w:sz w:val="24"/>
          <w:szCs w:val="24"/>
        </w:rPr>
        <w:pPrChange w:id="1584" w:author="Bruno dos Santos Rodrigues" w:date="2016-12-04T12:28:00Z">
          <w:pPr>
            <w:spacing w:line="240" w:lineRule="auto"/>
          </w:pPr>
        </w:pPrChange>
      </w:pPr>
      <w:r w:rsidRPr="005567C3">
        <w:rPr>
          <w:rFonts w:ascii="Arial" w:eastAsia="Arial" w:hAnsi="Arial" w:cs="Arial"/>
          <w:sz w:val="24"/>
          <w:szCs w:val="24"/>
          <w:highlight w:val="white"/>
        </w:rPr>
        <w:t xml:space="preserve">MELO, ANTÔNIO Luiz De. MENDES, Luís Augusto Mattos. </w:t>
      </w:r>
      <w:r w:rsidRPr="005567C3">
        <w:rPr>
          <w:rFonts w:ascii="Arial" w:eastAsia="Arial" w:hAnsi="Arial" w:cs="Arial"/>
          <w:b/>
          <w:sz w:val="24"/>
          <w:szCs w:val="24"/>
          <w:highlight w:val="white"/>
        </w:rPr>
        <w:t>Sistema Help Desk: um estudo de caso da empresa Marluvas</w:t>
      </w:r>
      <w:r w:rsidRPr="005567C3">
        <w:rPr>
          <w:rFonts w:ascii="Arial" w:eastAsia="Arial" w:hAnsi="Arial" w:cs="Arial"/>
          <w:sz w:val="24"/>
          <w:szCs w:val="24"/>
          <w:highlight w:val="white"/>
        </w:rPr>
        <w:t xml:space="preserve">., 2009. Disponível em: &lt; </w:t>
      </w:r>
      <w:r w:rsidR="00A81D0F" w:rsidRPr="005567C3">
        <w:rPr>
          <w:rFonts w:ascii="Arial" w:hAnsi="Arial" w:cs="Arial"/>
          <w:sz w:val="24"/>
          <w:szCs w:val="24"/>
        </w:rPr>
        <w:fldChar w:fldCharType="begin"/>
      </w:r>
      <w:r w:rsidR="00A81D0F" w:rsidRPr="005567C3">
        <w:rPr>
          <w:rFonts w:ascii="Arial" w:hAnsi="Arial" w:cs="Arial"/>
          <w:sz w:val="24"/>
          <w:szCs w:val="24"/>
        </w:rPr>
        <w:instrText xml:space="preserve"> HYPERLINK "http://www.unipac.br/site/bb/tcc/tcc-963884dac0af21d91a8c802bd288e0df.pdf" \h </w:instrText>
      </w:r>
      <w:r w:rsidR="00A81D0F" w:rsidRPr="005567C3">
        <w:rPr>
          <w:rFonts w:ascii="Arial" w:hAnsi="Arial" w:cs="Arial"/>
          <w:sz w:val="24"/>
          <w:szCs w:val="24"/>
        </w:rPr>
        <w:fldChar w:fldCharType="separate"/>
      </w:r>
      <w:r w:rsidRPr="005567C3">
        <w:rPr>
          <w:rFonts w:ascii="Arial" w:eastAsia="Arial" w:hAnsi="Arial" w:cs="Arial"/>
          <w:sz w:val="24"/>
          <w:szCs w:val="24"/>
          <w:highlight w:val="white"/>
        </w:rPr>
        <w:t>http://www.unipac.br/site/bb/tcc/tcc-963884dac0af21d91a8c802bd288e0df.pdf</w:t>
      </w:r>
      <w:r w:rsidR="00A81D0F" w:rsidRPr="005567C3">
        <w:rPr>
          <w:rFonts w:ascii="Arial" w:eastAsia="Arial" w:hAnsi="Arial" w:cs="Arial"/>
          <w:sz w:val="24"/>
          <w:szCs w:val="24"/>
          <w:highlight w:val="white"/>
        </w:rPr>
        <w:fldChar w:fldCharType="end"/>
      </w:r>
      <w:r w:rsidRPr="005567C3">
        <w:rPr>
          <w:rFonts w:ascii="Arial" w:eastAsia="Arial" w:hAnsi="Arial" w:cs="Arial"/>
          <w:sz w:val="24"/>
          <w:szCs w:val="24"/>
          <w:highlight w:val="white"/>
        </w:rPr>
        <w:t>&gt;. Acesso em: 05 out. 2016.</w:t>
      </w:r>
    </w:p>
    <w:p w14:paraId="70EB7A2C" w14:textId="77777777" w:rsidR="005567C3" w:rsidRPr="005567C3" w:rsidRDefault="005567C3">
      <w:pPr>
        <w:spacing w:after="0" w:line="240" w:lineRule="auto"/>
        <w:jc w:val="both"/>
        <w:rPr>
          <w:rFonts w:ascii="Arial" w:hAnsi="Arial" w:cs="Arial"/>
          <w:sz w:val="24"/>
          <w:szCs w:val="24"/>
        </w:rPr>
        <w:pPrChange w:id="1585" w:author="Bruno dos Santos Rodrigues" w:date="2016-12-04T12:28:00Z">
          <w:pPr>
            <w:spacing w:line="240" w:lineRule="auto"/>
          </w:pPr>
        </w:pPrChange>
      </w:pPr>
    </w:p>
    <w:p w14:paraId="150AFD45" w14:textId="19B8E9A5" w:rsidR="00DD6A51" w:rsidRDefault="00F372CC">
      <w:pPr>
        <w:spacing w:after="0" w:line="240" w:lineRule="auto"/>
        <w:jc w:val="both"/>
        <w:rPr>
          <w:ins w:id="1586" w:author="Bruno dos Santos Rodrigues" w:date="2016-12-04T12:29:00Z"/>
          <w:rFonts w:ascii="Arial" w:eastAsia="Arial" w:hAnsi="Arial" w:cs="Arial"/>
          <w:sz w:val="24"/>
          <w:szCs w:val="24"/>
        </w:rPr>
        <w:pPrChange w:id="1587" w:author="Bruno dos Santos Rodrigues" w:date="2016-12-04T12:28:00Z">
          <w:pPr>
            <w:spacing w:line="240" w:lineRule="auto"/>
          </w:pPr>
        </w:pPrChange>
      </w:pPr>
      <w:r w:rsidRPr="005567C3">
        <w:rPr>
          <w:rFonts w:ascii="Arial" w:eastAsia="Arial" w:hAnsi="Arial" w:cs="Arial"/>
          <w:b/>
          <w:sz w:val="24"/>
          <w:szCs w:val="24"/>
          <w:highlight w:val="white"/>
        </w:rPr>
        <w:t> </w:t>
      </w:r>
      <w:r w:rsidRPr="005567C3">
        <w:rPr>
          <w:rFonts w:ascii="Arial" w:eastAsia="Arial" w:hAnsi="Arial" w:cs="Arial"/>
          <w:sz w:val="24"/>
          <w:szCs w:val="24"/>
          <w:highlight w:val="white"/>
        </w:rPr>
        <w:t>BIAZUS, Diogo de Oliveira; COUTINHO, Nabucoonosor. </w:t>
      </w:r>
      <w:r w:rsidRPr="005567C3">
        <w:rPr>
          <w:rFonts w:ascii="Arial" w:eastAsia="Arial" w:hAnsi="Arial" w:cs="Arial"/>
          <w:b/>
          <w:sz w:val="24"/>
          <w:szCs w:val="24"/>
          <w:highlight w:val="white"/>
        </w:rPr>
        <w:t>Introdução e Histórico. </w:t>
      </w:r>
      <w:r w:rsidRPr="005567C3">
        <w:rPr>
          <w:rFonts w:ascii="Arial" w:eastAsia="Arial" w:hAnsi="Arial" w:cs="Arial"/>
          <w:sz w:val="24"/>
          <w:szCs w:val="24"/>
          <w:highlight w:val="white"/>
        </w:rPr>
        <w:t>2003. Disponível em: &lt;https://wiki.postgresql.org/wiki/Introdução_e_Histórico&gt;. Acesso em: 05 out. 2016.</w:t>
      </w:r>
    </w:p>
    <w:p w14:paraId="65E81D34" w14:textId="77777777" w:rsidR="005567C3" w:rsidRPr="005567C3" w:rsidRDefault="005567C3">
      <w:pPr>
        <w:spacing w:after="0" w:line="240" w:lineRule="auto"/>
        <w:jc w:val="both"/>
        <w:rPr>
          <w:rFonts w:ascii="Arial" w:hAnsi="Arial" w:cs="Arial"/>
          <w:sz w:val="24"/>
          <w:szCs w:val="24"/>
        </w:rPr>
        <w:pPrChange w:id="1588" w:author="Bruno dos Santos Rodrigues" w:date="2016-12-04T12:28:00Z">
          <w:pPr>
            <w:spacing w:line="240" w:lineRule="auto"/>
          </w:pPr>
        </w:pPrChange>
      </w:pPr>
    </w:p>
    <w:p w14:paraId="61A3084C" w14:textId="6AF7D4F2" w:rsidR="00DD6A51" w:rsidRDefault="00F372CC">
      <w:pPr>
        <w:spacing w:after="0" w:line="240" w:lineRule="auto"/>
        <w:jc w:val="both"/>
        <w:rPr>
          <w:ins w:id="1589" w:author="Bruno dos Santos Rodrigues" w:date="2016-12-04T12:29:00Z"/>
          <w:rFonts w:ascii="Arial" w:eastAsia="Arial" w:hAnsi="Arial" w:cs="Arial"/>
          <w:color w:val="333333"/>
          <w:sz w:val="24"/>
          <w:szCs w:val="24"/>
        </w:rPr>
        <w:pPrChange w:id="1590" w:author="Bruno dos Santos Rodrigues" w:date="2016-12-04T12:28:00Z">
          <w:pPr>
            <w:spacing w:line="240" w:lineRule="auto"/>
          </w:pPr>
        </w:pPrChange>
      </w:pPr>
      <w:bookmarkStart w:id="1591" w:name="_fogm3r8gcdvb" w:colFirst="0" w:colLast="0"/>
      <w:bookmarkEnd w:id="1591"/>
      <w:r w:rsidRPr="005567C3">
        <w:rPr>
          <w:rFonts w:ascii="Arial" w:eastAsia="Arial" w:hAnsi="Arial" w:cs="Arial"/>
          <w:color w:val="333333"/>
          <w:sz w:val="24"/>
          <w:szCs w:val="24"/>
          <w:highlight w:val="white"/>
        </w:rPr>
        <w:t xml:space="preserve">GASPAR, Marcelo; GOMEZ, Thierry; MIRANDA Zailton. </w:t>
      </w:r>
      <w:r w:rsidRPr="005567C3">
        <w:rPr>
          <w:rFonts w:ascii="Arial" w:eastAsia="Arial" w:hAnsi="Arial" w:cs="Arial"/>
          <w:b/>
          <w:color w:val="333333"/>
          <w:sz w:val="24"/>
          <w:szCs w:val="24"/>
          <w:highlight w:val="white"/>
        </w:rPr>
        <w:t>T.I. Mudar e Inovar Resolvendo conflitos com ITIL® V3</w:t>
      </w:r>
      <w:r w:rsidRPr="005567C3">
        <w:rPr>
          <w:rFonts w:ascii="Arial" w:eastAsia="Arial" w:hAnsi="Arial" w:cs="Arial"/>
          <w:color w:val="333333"/>
          <w:sz w:val="24"/>
          <w:szCs w:val="24"/>
          <w:highlight w:val="white"/>
        </w:rPr>
        <w:t>. Brasília: Senac, 2010.</w:t>
      </w:r>
    </w:p>
    <w:p w14:paraId="40B131F0" w14:textId="77777777" w:rsidR="005567C3" w:rsidRPr="005567C3" w:rsidRDefault="005567C3">
      <w:pPr>
        <w:spacing w:after="0" w:line="240" w:lineRule="auto"/>
        <w:jc w:val="both"/>
        <w:rPr>
          <w:rFonts w:ascii="Arial" w:hAnsi="Arial" w:cs="Arial"/>
          <w:sz w:val="24"/>
          <w:szCs w:val="24"/>
        </w:rPr>
        <w:pPrChange w:id="1592" w:author="Bruno dos Santos Rodrigues" w:date="2016-12-04T12:28:00Z">
          <w:pPr>
            <w:spacing w:line="240" w:lineRule="auto"/>
          </w:pPr>
        </w:pPrChange>
      </w:pPr>
    </w:p>
    <w:p w14:paraId="46822958" w14:textId="12D5C9FC" w:rsidR="00DD6A51" w:rsidRDefault="00F372CC">
      <w:pPr>
        <w:spacing w:after="0" w:line="240" w:lineRule="auto"/>
        <w:jc w:val="both"/>
        <w:rPr>
          <w:ins w:id="1593" w:author="Bruno dos Santos Rodrigues" w:date="2016-12-04T12:29:00Z"/>
          <w:rFonts w:ascii="Arial" w:eastAsia="Arial" w:hAnsi="Arial" w:cs="Arial"/>
          <w:sz w:val="24"/>
          <w:szCs w:val="24"/>
        </w:rPr>
        <w:pPrChange w:id="1594" w:author="Bruno dos Santos Rodrigues" w:date="2016-12-04T12:28:00Z">
          <w:pPr>
            <w:spacing w:line="240" w:lineRule="auto"/>
          </w:pPr>
        </w:pPrChange>
      </w:pPr>
      <w:bookmarkStart w:id="1595" w:name="_v2p49lu20yvc" w:colFirst="0" w:colLast="0"/>
      <w:bookmarkEnd w:id="1595"/>
      <w:r w:rsidRPr="005567C3">
        <w:rPr>
          <w:rFonts w:ascii="Arial" w:eastAsia="Arial" w:hAnsi="Arial" w:cs="Arial"/>
          <w:sz w:val="24"/>
          <w:szCs w:val="24"/>
        </w:rPr>
        <w:t xml:space="preserve">SORTICA, Eduardo A.; CLEMENTI, Sérgio; CARVALHO, TCMB. </w:t>
      </w:r>
      <w:r w:rsidRPr="005567C3">
        <w:rPr>
          <w:rFonts w:ascii="Arial" w:eastAsia="Arial" w:hAnsi="Arial" w:cs="Arial"/>
          <w:b/>
          <w:sz w:val="24"/>
          <w:szCs w:val="24"/>
        </w:rPr>
        <w:t>Governança de TI: Comparativo entre COBIT e ITIL</w:t>
      </w:r>
      <w:r w:rsidRPr="005567C3">
        <w:rPr>
          <w:rFonts w:ascii="Arial" w:eastAsia="Arial" w:hAnsi="Arial" w:cs="Arial"/>
          <w:sz w:val="24"/>
          <w:szCs w:val="24"/>
        </w:rPr>
        <w:t xml:space="preserve">. In: Anais do Congresso Anual de Tecnologia da Informação-CATI. 2004. Disponível em: http://187.7.106.14/andre/redes/topicos-esp/2012-2/roteiros/roteiro3-ITIL/docs-ITIL/Icaro-Governanca-de-TI-Comparativo-entre-Cobit-e-Itil.pdf. Acesso em: 21 nov. 2016 </w:t>
      </w:r>
    </w:p>
    <w:p w14:paraId="2EB28311" w14:textId="77777777" w:rsidR="005567C3" w:rsidRPr="005567C3" w:rsidRDefault="005567C3">
      <w:pPr>
        <w:spacing w:after="0" w:line="240" w:lineRule="auto"/>
        <w:jc w:val="both"/>
        <w:rPr>
          <w:rFonts w:ascii="Arial" w:hAnsi="Arial" w:cs="Arial"/>
          <w:sz w:val="24"/>
          <w:szCs w:val="24"/>
        </w:rPr>
        <w:pPrChange w:id="1596" w:author="Bruno dos Santos Rodrigues" w:date="2016-12-04T12:28:00Z">
          <w:pPr>
            <w:spacing w:line="240" w:lineRule="auto"/>
          </w:pPr>
        </w:pPrChange>
      </w:pPr>
    </w:p>
    <w:p w14:paraId="0A78F7BA" w14:textId="4EB2111A" w:rsidR="00DD6A51" w:rsidRPr="007979E6" w:rsidRDefault="007979E6">
      <w:pPr>
        <w:spacing w:after="0" w:line="240" w:lineRule="auto"/>
        <w:jc w:val="both"/>
        <w:rPr>
          <w:ins w:id="1597" w:author="Bruno dos Santos Rodrigues" w:date="2016-12-04T12:31:00Z"/>
          <w:rFonts w:ascii="Arial" w:eastAsia="Arial" w:hAnsi="Arial" w:cs="Arial"/>
          <w:color w:val="222222"/>
          <w:sz w:val="24"/>
          <w:szCs w:val="24"/>
        </w:rPr>
        <w:pPrChange w:id="1598" w:author="Bruno dos Santos Rodrigues" w:date="2016-12-04T12:28:00Z">
          <w:pPr>
            <w:spacing w:after="0" w:line="240" w:lineRule="auto"/>
          </w:pPr>
        </w:pPrChange>
      </w:pPr>
      <w:ins w:id="1599" w:author="Bruno dos Santos Rodrigues" w:date="2016-12-04T12:31:00Z">
        <w:r w:rsidRPr="007979E6">
          <w:rPr>
            <w:rFonts w:ascii="Arial" w:eastAsia="Arial" w:hAnsi="Arial" w:cs="Arial"/>
            <w:color w:val="222222"/>
            <w:sz w:val="24"/>
            <w:szCs w:val="24"/>
            <w:rPrChange w:id="1600" w:author="Bruno dos Santos Rodrigues" w:date="2016-12-04T12:32:00Z">
              <w:rPr/>
            </w:rPrChange>
          </w:rPr>
          <w:t>SILBERSCHATZ, Abraham; KORTH, Henry F.; SUDARSHAN, S.</w:t>
        </w:r>
      </w:ins>
      <w:del w:id="1601" w:author="Bruno dos Santos Rodrigues" w:date="2016-12-04T12:30:00Z">
        <w:r w:rsidR="00F372CC" w:rsidRPr="007979E6" w:rsidDel="007979E6">
          <w:rPr>
            <w:rFonts w:ascii="Arial" w:eastAsia="Arial" w:hAnsi="Arial" w:cs="Arial"/>
            <w:color w:val="222222"/>
            <w:sz w:val="24"/>
            <w:szCs w:val="24"/>
          </w:rPr>
          <w:delText>Korth</w:delText>
        </w:r>
      </w:del>
      <w:del w:id="1602" w:author="Bruno dos Santos Rodrigues" w:date="2016-12-04T12:31:00Z">
        <w:r w:rsidR="00F372CC" w:rsidRPr="007979E6" w:rsidDel="007979E6">
          <w:rPr>
            <w:rFonts w:ascii="Arial" w:eastAsia="Arial" w:hAnsi="Arial" w:cs="Arial"/>
            <w:color w:val="222222"/>
            <w:sz w:val="24"/>
            <w:szCs w:val="24"/>
          </w:rPr>
          <w:delText xml:space="preserve">, H. F., </w:delText>
        </w:r>
      </w:del>
      <w:del w:id="1603" w:author="Bruno dos Santos Rodrigues" w:date="2016-12-04T12:30:00Z">
        <w:r w:rsidR="00F372CC" w:rsidRPr="007979E6" w:rsidDel="007979E6">
          <w:rPr>
            <w:rFonts w:ascii="Arial" w:eastAsia="Arial" w:hAnsi="Arial" w:cs="Arial"/>
            <w:color w:val="222222"/>
            <w:sz w:val="24"/>
            <w:szCs w:val="24"/>
          </w:rPr>
          <w:delText>Silberschatz</w:delText>
        </w:r>
      </w:del>
      <w:r w:rsidR="00F372CC" w:rsidRPr="007979E6">
        <w:rPr>
          <w:rFonts w:ascii="Arial" w:eastAsia="Arial" w:hAnsi="Arial" w:cs="Arial"/>
          <w:color w:val="222222"/>
          <w:sz w:val="24"/>
          <w:szCs w:val="24"/>
        </w:rPr>
        <w:t xml:space="preserve">, </w:t>
      </w:r>
      <w:r w:rsidR="00F372CC" w:rsidRPr="007979E6">
        <w:rPr>
          <w:rFonts w:ascii="Arial" w:eastAsia="Arial" w:hAnsi="Arial" w:cs="Arial"/>
          <w:b/>
          <w:color w:val="222222"/>
          <w:sz w:val="24"/>
          <w:szCs w:val="24"/>
        </w:rPr>
        <w:t>Sistema de Banco de Dados</w:t>
      </w:r>
      <w:r w:rsidR="00F372CC" w:rsidRPr="007979E6">
        <w:rPr>
          <w:rFonts w:ascii="Arial" w:eastAsia="Arial" w:hAnsi="Arial" w:cs="Arial"/>
          <w:color w:val="222222"/>
          <w:sz w:val="24"/>
          <w:szCs w:val="24"/>
        </w:rPr>
        <w:t xml:space="preserve">, 3ª edição, </w:t>
      </w:r>
      <w:ins w:id="1604" w:author="Bruno dos Santos Rodrigues" w:date="2016-12-04T12:31:00Z">
        <w:r w:rsidRPr="007979E6">
          <w:rPr>
            <w:rFonts w:ascii="Arial" w:eastAsia="Arial" w:hAnsi="Arial" w:cs="Arial"/>
            <w:color w:val="222222"/>
            <w:sz w:val="24"/>
            <w:szCs w:val="24"/>
          </w:rPr>
          <w:t xml:space="preserve">São Paulo, </w:t>
        </w:r>
      </w:ins>
      <w:r w:rsidR="00F372CC" w:rsidRPr="007979E6">
        <w:rPr>
          <w:rFonts w:ascii="Arial" w:eastAsia="Arial" w:hAnsi="Arial" w:cs="Arial"/>
          <w:color w:val="222222"/>
          <w:sz w:val="24"/>
          <w:szCs w:val="24"/>
        </w:rPr>
        <w:t>Makron Books, 1999</w:t>
      </w:r>
    </w:p>
    <w:p w14:paraId="006A4374" w14:textId="77777777" w:rsidR="005567C3" w:rsidRPr="005567C3" w:rsidRDefault="005567C3">
      <w:pPr>
        <w:spacing w:after="0" w:line="240" w:lineRule="auto"/>
        <w:jc w:val="both"/>
        <w:rPr>
          <w:rFonts w:ascii="Arial" w:hAnsi="Arial" w:cs="Arial"/>
          <w:sz w:val="24"/>
          <w:szCs w:val="24"/>
        </w:rPr>
        <w:pPrChange w:id="1605" w:author="Bruno dos Santos Rodrigues" w:date="2016-12-04T12:28:00Z">
          <w:pPr>
            <w:spacing w:after="0" w:line="240" w:lineRule="auto"/>
          </w:pPr>
        </w:pPrChange>
      </w:pPr>
    </w:p>
    <w:p w14:paraId="51431964" w14:textId="74943585" w:rsidR="00DD6A51" w:rsidRDefault="00F372CC">
      <w:pPr>
        <w:spacing w:after="0" w:line="240" w:lineRule="auto"/>
        <w:jc w:val="both"/>
        <w:rPr>
          <w:ins w:id="1606" w:author="Bruno dos Santos Rodrigues" w:date="2016-12-04T12:29:00Z"/>
          <w:rFonts w:ascii="Arial" w:eastAsia="Arial" w:hAnsi="Arial" w:cs="Arial"/>
          <w:sz w:val="24"/>
          <w:szCs w:val="24"/>
        </w:rPr>
        <w:pPrChange w:id="1607" w:author="Bruno dos Santos Rodrigues" w:date="2016-12-04T12:28:00Z">
          <w:pPr>
            <w:spacing w:before="120" w:after="0" w:line="240" w:lineRule="auto"/>
            <w:jc w:val="both"/>
          </w:pPr>
        </w:pPrChange>
      </w:pPr>
      <w:r w:rsidRPr="005567C3">
        <w:rPr>
          <w:rFonts w:ascii="Arial" w:eastAsia="Arial" w:hAnsi="Arial" w:cs="Arial"/>
          <w:sz w:val="24"/>
          <w:szCs w:val="24"/>
        </w:rPr>
        <w:t xml:space="preserve">HARTMANN,Samuel : WOBETO, Edson. </w:t>
      </w:r>
      <w:r w:rsidRPr="005567C3">
        <w:rPr>
          <w:rFonts w:ascii="Arial" w:eastAsia="Arial" w:hAnsi="Arial" w:cs="Arial"/>
          <w:b/>
          <w:sz w:val="24"/>
          <w:szCs w:val="24"/>
        </w:rPr>
        <w:t>Melhores práticas em TI baseado em ITIL</w:t>
      </w:r>
      <w:r w:rsidRPr="005567C3">
        <w:rPr>
          <w:rFonts w:ascii="Arial" w:eastAsia="Arial" w:hAnsi="Arial" w:cs="Arial"/>
          <w:sz w:val="24"/>
          <w:szCs w:val="24"/>
        </w:rPr>
        <w:t xml:space="preserve">. São Paulo, Abanet 23/06/2015 Disponível em: </w:t>
      </w:r>
      <w:ins w:id="1608" w:author="Bruno dos Santos Rodrigues" w:date="2016-12-04T12:29:00Z">
        <w:r w:rsidR="007979E6">
          <w:rPr>
            <w:rFonts w:ascii="Arial" w:eastAsia="Arial" w:hAnsi="Arial" w:cs="Arial"/>
            <w:sz w:val="24"/>
            <w:szCs w:val="24"/>
          </w:rPr>
          <w:fldChar w:fldCharType="begin"/>
        </w:r>
        <w:r w:rsidR="007979E6">
          <w:rPr>
            <w:rFonts w:ascii="Arial" w:eastAsia="Arial" w:hAnsi="Arial" w:cs="Arial"/>
            <w:sz w:val="24"/>
            <w:szCs w:val="24"/>
          </w:rPr>
          <w:instrText xml:space="preserve"> HYPERLINK "</w:instrText>
        </w:r>
        <w:r w:rsidR="007979E6" w:rsidRPr="005567C3">
          <w:rPr>
            <w:rPrChange w:id="1609" w:author="Bruno dos Santos Rodrigues" w:date="2016-12-04T12:29:00Z">
              <w:rPr>
                <w:rStyle w:val="Hyperlink"/>
                <w:rFonts w:ascii="Arial" w:eastAsia="Arial" w:hAnsi="Arial" w:cs="Arial"/>
                <w:sz w:val="24"/>
                <w:szCs w:val="24"/>
              </w:rPr>
            </w:rPrChange>
          </w:rPr>
          <w:instrText>http://www.abranet.org.br/Artigos/Melhores-praticas-em-TI-baseado-em-ITIL-para-provedores-de-acesso-a-Internet-no-Vale-dos-Sinos-682.html#.WDrd9PkrLIU</w:instrText>
        </w:r>
        <w:r w:rsidR="007979E6">
          <w:rPr>
            <w:rFonts w:ascii="Arial" w:eastAsia="Arial" w:hAnsi="Arial" w:cs="Arial"/>
            <w:sz w:val="24"/>
            <w:szCs w:val="24"/>
          </w:rPr>
          <w:instrText xml:space="preserve">" </w:instrText>
        </w:r>
        <w:r w:rsidR="007979E6">
          <w:rPr>
            <w:rFonts w:ascii="Arial" w:eastAsia="Arial" w:hAnsi="Arial" w:cs="Arial"/>
            <w:sz w:val="24"/>
            <w:szCs w:val="24"/>
          </w:rPr>
          <w:fldChar w:fldCharType="separate"/>
        </w:r>
      </w:ins>
      <w:r w:rsidR="007979E6" w:rsidRPr="007979E6">
        <w:rPr>
          <w:rStyle w:val="Hyperlink"/>
          <w:rFonts w:ascii="Arial" w:eastAsia="Arial" w:hAnsi="Arial" w:cs="Arial"/>
          <w:sz w:val="24"/>
          <w:szCs w:val="24"/>
        </w:rPr>
        <w:t>http://www.abranet.org.br/Artigos/Melhores-praticas-em-TI-baseado-em-ITIL-para-provedores-de-acesso-a-Internet-no-Vale-dos-Sinos-682.html#.WDrd9PkrLIU</w:t>
      </w:r>
      <w:ins w:id="1610" w:author="Bruno dos Santos Rodrigues" w:date="2016-12-04T12:29:00Z">
        <w:r w:rsidR="007979E6">
          <w:rPr>
            <w:rFonts w:ascii="Arial" w:eastAsia="Arial" w:hAnsi="Arial" w:cs="Arial"/>
            <w:sz w:val="24"/>
            <w:szCs w:val="24"/>
          </w:rPr>
          <w:fldChar w:fldCharType="end"/>
        </w:r>
      </w:ins>
      <w:r w:rsidRPr="005567C3">
        <w:rPr>
          <w:rFonts w:ascii="Arial" w:eastAsia="Arial" w:hAnsi="Arial" w:cs="Arial"/>
          <w:sz w:val="24"/>
          <w:szCs w:val="24"/>
        </w:rPr>
        <w:t>.</w:t>
      </w:r>
      <w:ins w:id="1611" w:author="Bruno dos Santos Rodrigues" w:date="2016-12-04T12:29:00Z">
        <w:r w:rsidR="007979E6">
          <w:rPr>
            <w:rFonts w:ascii="Arial" w:eastAsia="Arial" w:hAnsi="Arial" w:cs="Arial"/>
            <w:sz w:val="24"/>
            <w:szCs w:val="24"/>
          </w:rPr>
          <w:t xml:space="preserve"> Acesso em: 30 nov.2016.</w:t>
        </w:r>
      </w:ins>
    </w:p>
    <w:p w14:paraId="040081B3" w14:textId="77777777" w:rsidR="005567C3" w:rsidRPr="005567C3" w:rsidRDefault="005567C3">
      <w:pPr>
        <w:spacing w:after="0" w:line="240" w:lineRule="auto"/>
        <w:jc w:val="both"/>
        <w:rPr>
          <w:rFonts w:ascii="Arial" w:hAnsi="Arial" w:cs="Arial"/>
          <w:sz w:val="24"/>
          <w:szCs w:val="24"/>
        </w:rPr>
        <w:pPrChange w:id="1612" w:author="Bruno dos Santos Rodrigues" w:date="2016-12-04T12:28:00Z">
          <w:pPr>
            <w:spacing w:before="120" w:after="0" w:line="240" w:lineRule="auto"/>
            <w:jc w:val="both"/>
          </w:pPr>
        </w:pPrChange>
      </w:pPr>
    </w:p>
    <w:p w14:paraId="1348AB9C" w14:textId="2545E438" w:rsidR="00DD6A51" w:rsidRDefault="00575F30">
      <w:pPr>
        <w:spacing w:after="0" w:line="240" w:lineRule="auto"/>
        <w:jc w:val="both"/>
        <w:pPrChange w:id="1613" w:author="Bruno dos Santos Rodrigues" w:date="2016-12-04T12:28:00Z">
          <w:pPr/>
        </w:pPrChange>
      </w:pPr>
      <w:bookmarkStart w:id="1614" w:name="_mpkx6glv0apn" w:colFirst="0" w:colLast="0"/>
      <w:bookmarkEnd w:id="1614"/>
      <w:r w:rsidRPr="005567C3">
        <w:rPr>
          <w:rFonts w:ascii="Arial" w:eastAsia="Arial" w:hAnsi="Arial" w:cs="Arial"/>
          <w:sz w:val="24"/>
          <w:szCs w:val="24"/>
        </w:rPr>
        <w:t>CUNHA, Jhonny Afonso; CAVALCANTE, Belmonte Amado Rosa; MÁS, Edgard. Agregar valor ao produto (VA). Estrela do Norte - Go: Sebrae, 2007. Disponível em: &lt;http://www.idsust.com.br/emailmkt/Agra_Val_Produtol.pdf&gt;. Acesso em: 03 dez. 2016.</w:t>
      </w:r>
      <w:bookmarkStart w:id="1615" w:name="_so5y5grvcr09" w:colFirst="0" w:colLast="0"/>
      <w:bookmarkEnd w:id="1615"/>
    </w:p>
    <w:p w14:paraId="65EC2881" w14:textId="77777777" w:rsidR="00DD6A51" w:rsidRDefault="00DD6A51">
      <w:bookmarkStart w:id="1616" w:name="_obhg5my2i4tt" w:colFirst="0" w:colLast="0"/>
      <w:bookmarkEnd w:id="1616"/>
    </w:p>
    <w:p w14:paraId="2FDADCD8" w14:textId="77777777" w:rsidR="00DD6A51" w:rsidRDefault="00DD6A51">
      <w:bookmarkStart w:id="1617" w:name="_ihv636" w:colFirst="0" w:colLast="0"/>
      <w:bookmarkEnd w:id="1617"/>
    </w:p>
    <w:sectPr w:rsidR="00DD6A51" w:rsidSect="00D645AC">
      <w:headerReference w:type="default" r:id="rId30"/>
      <w:pgSz w:w="11906" w:h="16838"/>
      <w:pgMar w:top="1417" w:right="1701" w:bottom="1417" w:left="1701" w:header="720" w:footer="720" w:gutter="0"/>
      <w:pgNumType w:start="4"/>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Bruno dos Santos Rodrigues" w:date="2016-12-03T16:26:00Z" w:initials="BdSR">
    <w:p w14:paraId="62047F58" w14:textId="105129B0" w:rsidR="0070066D" w:rsidRDefault="0070066D">
      <w:pPr>
        <w:pStyle w:val="Textodecomentrio"/>
      </w:pPr>
      <w:r>
        <w:rPr>
          <w:rStyle w:val="Refdecomentrio"/>
        </w:rPr>
        <w:annotationRef/>
      </w:r>
      <w:r>
        <w:t>O uso de um parágrafo só no resumo é recomendado, mas não obrigatório. Feitas correções sugeridas pelo Mayk.</w:t>
      </w:r>
    </w:p>
  </w:comment>
  <w:comment w:id="28" w:author="Bruno dos Santos Rodrigues" w:date="2016-12-03T16:27:00Z" w:initials="BdSR">
    <w:p w14:paraId="0A234E29" w14:textId="7170F964" w:rsidR="0070066D" w:rsidRDefault="0070066D">
      <w:pPr>
        <w:pStyle w:val="Textodecomentrio"/>
      </w:pPr>
      <w:r>
        <w:rPr>
          <w:rStyle w:val="Refdecomentrio"/>
        </w:rPr>
        <w:annotationRef/>
      </w:r>
      <w:r>
        <w:t>Feitas correções na redação do inglês sugeridas pelo Prof. Mayk</w:t>
      </w:r>
    </w:p>
  </w:comment>
  <w:comment w:id="391" w:author="Bruno dos Santos Rodrigues" w:date="2016-12-03T16:33:00Z" w:initials="BdSR">
    <w:p w14:paraId="619C318B" w14:textId="40E9CB04" w:rsidR="0070066D" w:rsidRDefault="0070066D">
      <w:pPr>
        <w:pStyle w:val="Textodecomentrio"/>
      </w:pPr>
      <w:r>
        <w:rPr>
          <w:rStyle w:val="Refdecomentrio"/>
        </w:rPr>
        <w:annotationRef/>
      </w:r>
      <w:r>
        <w:t>Correções sugeridas pelo Mayk com a quebra do parágrafo em mais frases, dando mais sentido a tudo</w:t>
      </w:r>
    </w:p>
  </w:comment>
  <w:comment w:id="413" w:author="Bruno dos Santos Rodrigues" w:date="2016-12-03T16:36:00Z" w:initials="BdSR">
    <w:p w14:paraId="57581CBB" w14:textId="5321C120" w:rsidR="0070066D" w:rsidRDefault="0070066D">
      <w:pPr>
        <w:pStyle w:val="Textodecomentrio"/>
      </w:pPr>
      <w:r>
        <w:rPr>
          <w:rStyle w:val="Refdecomentrio"/>
        </w:rPr>
        <w:annotationRef/>
      </w:r>
      <w:r>
        <w:t>Sugestões do Mayk que deixaram o texto mais elegante</w:t>
      </w:r>
    </w:p>
  </w:comment>
  <w:comment w:id="425" w:author="Bruno dos Santos Rodrigues" w:date="2016-12-03T16:40:00Z" w:initials="BdSR">
    <w:p w14:paraId="5650DCD5" w14:textId="7AE7BAEE" w:rsidR="0070066D" w:rsidRDefault="0070066D">
      <w:pPr>
        <w:pStyle w:val="Textodecomentrio"/>
      </w:pPr>
      <w:r>
        <w:rPr>
          <w:rStyle w:val="Refdecomentrio"/>
        </w:rPr>
        <w:annotationRef/>
      </w:r>
      <w:r>
        <w:t>Como solicitado pelo Mayk, breve definição do que é chamado, para que a pessoa que nunca trabalhou em helpdesk saiba o que é de fato.</w:t>
      </w:r>
    </w:p>
  </w:comment>
  <w:comment w:id="437" w:author="Bruno dos Santos Rodrigues" w:date="2016-12-03T16:43:00Z" w:initials="BdSR">
    <w:p w14:paraId="5108834C" w14:textId="646376D2" w:rsidR="0070066D" w:rsidRDefault="0070066D">
      <w:pPr>
        <w:pStyle w:val="Textodecomentrio"/>
      </w:pPr>
      <w:r>
        <w:rPr>
          <w:rStyle w:val="Refdecomentrio"/>
        </w:rPr>
        <w:annotationRef/>
      </w:r>
      <w:r>
        <w:t>Alteração da escrita do rodapé para seguir primeiro exemplo sem repetição do vernáculo a ser explicado</w:t>
      </w:r>
    </w:p>
  </w:comment>
  <w:comment w:id="447" w:author="Bruno dos Santos Rodrigues" w:date="2016-12-03T16:43:00Z" w:initials="BdSR">
    <w:p w14:paraId="61313EA8" w14:textId="6F8A64E7" w:rsidR="0070066D" w:rsidRDefault="0070066D">
      <w:pPr>
        <w:pStyle w:val="Textodecomentrio"/>
      </w:pPr>
      <w:r>
        <w:rPr>
          <w:rStyle w:val="Refdecomentrio"/>
        </w:rPr>
        <w:annotationRef/>
      </w:r>
      <w:r>
        <w:t>Mudança baseada na anotação do Mayk a escrita anterior estava estranha</w:t>
      </w:r>
    </w:p>
  </w:comment>
  <w:comment w:id="457" w:author="Bruno dos Santos Rodrigues" w:date="2016-12-03T16:51:00Z" w:initials="BdSR">
    <w:p w14:paraId="47964340" w14:textId="4522F7CA" w:rsidR="0070066D" w:rsidRDefault="0070066D">
      <w:pPr>
        <w:pStyle w:val="Textodecomentrio"/>
      </w:pPr>
      <w:r>
        <w:rPr>
          <w:rStyle w:val="Refdecomentrio"/>
        </w:rPr>
        <w:annotationRef/>
      </w:r>
      <w:r>
        <w:t>Mais correções de texto anotadas pelo Mayk</w:t>
      </w:r>
    </w:p>
  </w:comment>
  <w:comment w:id="504" w:author="Bruno dos Santos Rodrigues" w:date="2016-12-03T16:57:00Z" w:initials="BdSR">
    <w:p w14:paraId="6BE62F91" w14:textId="0BAC692B" w:rsidR="0070066D" w:rsidRDefault="0070066D">
      <w:pPr>
        <w:pStyle w:val="Textodecomentrio"/>
      </w:pPr>
      <w:r>
        <w:rPr>
          <w:rStyle w:val="Refdecomentrio"/>
        </w:rPr>
        <w:annotationRef/>
      </w:r>
      <w:r>
        <w:t>Retirei a nota de rodapé mal escrita que explicava o que é gargalo, a palavra já apareceu anteriormente no texto e não sei se há a real necessidade de explicá-la</w:t>
      </w:r>
    </w:p>
  </w:comment>
  <w:comment w:id="525" w:author="Bruno dos Santos Rodrigues" w:date="2016-12-03T17:05:00Z" w:initials="BdSR">
    <w:p w14:paraId="244EBE77" w14:textId="4772CF28" w:rsidR="0070066D" w:rsidRDefault="0070066D">
      <w:pPr>
        <w:pStyle w:val="Textodecomentrio"/>
      </w:pPr>
      <w:r>
        <w:rPr>
          <w:rStyle w:val="Refdecomentrio"/>
        </w:rPr>
        <w:annotationRef/>
      </w:r>
      <w:r>
        <w:t>Texto introdutório a solução proposta, para evitar a impressão que a banca teve de generalização, na qual todas as empresas estão fora do padrão</w:t>
      </w:r>
    </w:p>
  </w:comment>
  <w:comment w:id="791" w:author="Bruno dos Santos Rodrigues" w:date="2016-12-03T17:45:00Z" w:initials="BdSR">
    <w:p w14:paraId="60EBCA55" w14:textId="77777777" w:rsidR="0070066D" w:rsidRDefault="0070066D">
      <w:pPr>
        <w:pStyle w:val="Textodecomentrio"/>
      </w:pPr>
      <w:r>
        <w:rPr>
          <w:rStyle w:val="Refdecomentrio"/>
        </w:rPr>
        <w:annotationRef/>
      </w:r>
      <w:r>
        <w:t>Várias correções de tempo verbal</w:t>
      </w:r>
    </w:p>
    <w:p w14:paraId="106A60DF" w14:textId="406AEBFB" w:rsidR="0070066D" w:rsidRDefault="0070066D">
      <w:pPr>
        <w:pStyle w:val="Textodecomentrio"/>
      </w:pPr>
    </w:p>
  </w:comment>
  <w:comment w:id="808" w:author="Bruno dos Santos Rodrigues" w:date="2016-12-03T17:53:00Z" w:initials="BdSR">
    <w:p w14:paraId="013641D4" w14:textId="4DA9788C" w:rsidR="0070066D" w:rsidRDefault="0070066D">
      <w:pPr>
        <w:pStyle w:val="Textodecomentrio"/>
      </w:pPr>
      <w:r>
        <w:rPr>
          <w:rStyle w:val="Refdecomentrio"/>
        </w:rPr>
        <w:annotationRef/>
      </w:r>
      <w:r>
        <w:t>Acrescentado pois no fim do trabalho as coisas mudaram novamente.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047F58" w15:done="0"/>
  <w15:commentEx w15:paraId="0A234E29" w15:done="0"/>
  <w15:commentEx w15:paraId="619C318B" w15:done="0"/>
  <w15:commentEx w15:paraId="57581CBB" w15:done="0"/>
  <w15:commentEx w15:paraId="5650DCD5" w15:done="0"/>
  <w15:commentEx w15:paraId="5108834C" w15:done="0"/>
  <w15:commentEx w15:paraId="61313EA8" w15:done="0"/>
  <w15:commentEx w15:paraId="47964340" w15:done="0"/>
  <w15:commentEx w15:paraId="6BE62F91" w15:done="0"/>
  <w15:commentEx w15:paraId="244EBE77" w15:done="0"/>
  <w15:commentEx w15:paraId="106A60DF" w15:done="0"/>
  <w15:commentEx w15:paraId="013641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103FED" w14:textId="77777777" w:rsidR="0070066D" w:rsidRDefault="0070066D">
      <w:pPr>
        <w:spacing w:after="0" w:line="240" w:lineRule="auto"/>
      </w:pPr>
      <w:r>
        <w:separator/>
      </w:r>
    </w:p>
  </w:endnote>
  <w:endnote w:type="continuationSeparator" w:id="0">
    <w:p w14:paraId="506951B7" w14:textId="77777777" w:rsidR="0070066D" w:rsidRDefault="0070066D">
      <w:pPr>
        <w:spacing w:after="0" w:line="240" w:lineRule="auto"/>
      </w:pPr>
      <w:r>
        <w:continuationSeparator/>
      </w:r>
    </w:p>
  </w:endnote>
  <w:endnote w:type="continuationNotice" w:id="1">
    <w:p w14:paraId="616FDDF3" w14:textId="77777777" w:rsidR="0070066D" w:rsidRDefault="007006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96200" w14:textId="77777777" w:rsidR="0070066D" w:rsidRDefault="0070066D">
    <w:pPr>
      <w:tabs>
        <w:tab w:val="center" w:pos="4252"/>
        <w:tab w:val="right" w:pos="8504"/>
      </w:tabs>
      <w:spacing w:after="720" w:line="240" w:lineRule="auto"/>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AE187A" w14:textId="77777777" w:rsidR="0070066D" w:rsidRDefault="0070066D">
      <w:pPr>
        <w:spacing w:after="0" w:line="240" w:lineRule="auto"/>
      </w:pPr>
      <w:r>
        <w:separator/>
      </w:r>
    </w:p>
  </w:footnote>
  <w:footnote w:type="continuationSeparator" w:id="0">
    <w:p w14:paraId="7F5E427C" w14:textId="77777777" w:rsidR="0070066D" w:rsidRDefault="0070066D">
      <w:pPr>
        <w:spacing w:after="0" w:line="240" w:lineRule="auto"/>
      </w:pPr>
      <w:r>
        <w:continuationSeparator/>
      </w:r>
    </w:p>
  </w:footnote>
  <w:footnote w:type="continuationNotice" w:id="1">
    <w:p w14:paraId="0BBDEA9E" w14:textId="77777777" w:rsidR="0070066D" w:rsidRDefault="0070066D">
      <w:pPr>
        <w:spacing w:after="0" w:line="240" w:lineRule="auto"/>
      </w:pPr>
    </w:p>
  </w:footnote>
  <w:footnote w:id="2">
    <w:p w14:paraId="611AA894" w14:textId="62AE9C93" w:rsidR="004F26BB" w:rsidRDefault="004F26BB">
      <w:pPr>
        <w:pStyle w:val="Textodenotaderodap"/>
      </w:pPr>
      <w:ins w:id="8" w:author="Bruno dos Santos Rodrigues" w:date="2016-12-04T13:30:00Z">
        <w:r>
          <w:rPr>
            <w:rStyle w:val="Refdenotaderodap"/>
          </w:rPr>
          <w:footnoteRef/>
        </w:r>
        <w:r>
          <w:t xml:space="preserve"> “Balcão de Ajuda” em português, termo adotado da língua inglesa que segundo o Dicionário Michaelis significa: </w:t>
        </w:r>
      </w:ins>
      <w:ins w:id="9" w:author="Bruno dos Santos Rodrigues" w:date="2016-12-04T13:31:00Z">
        <w:r>
          <w:t>“Serviço de apoio aos usu</w:t>
        </w:r>
      </w:ins>
      <w:ins w:id="10" w:author="Bruno dos Santos Rodrigues" w:date="2016-12-04T13:33:00Z">
        <w:r w:rsidR="00675487">
          <w:t>ários para solucionar problemas t</w:t>
        </w:r>
      </w:ins>
      <w:ins w:id="11" w:author="Bruno dos Santos Rodrigues" w:date="2016-12-04T13:34:00Z">
        <w:r w:rsidR="00675487">
          <w:t>écnicos”.</w:t>
        </w:r>
      </w:ins>
    </w:p>
  </w:footnote>
  <w:footnote w:id="3">
    <w:p w14:paraId="46E0439B" w14:textId="78EF3967" w:rsidR="004F26BB" w:rsidRDefault="004F26BB">
      <w:pPr>
        <w:pStyle w:val="Textodenotaderodap"/>
      </w:pPr>
      <w:ins w:id="385" w:author="Bruno dos Santos Rodrigues" w:date="2016-12-04T13:29:00Z">
        <w:r>
          <w:rPr>
            <w:rStyle w:val="Refdenotaderodap"/>
          </w:rPr>
          <w:footnoteRef/>
        </w:r>
        <w:r>
          <w:t xml:space="preserve"> Defeito ou falha em um sistema comutacional que é conhecido pelos desenvolvedores e/ou profissionais respons</w:t>
        </w:r>
      </w:ins>
      <w:ins w:id="386" w:author="Bruno dos Santos Rodrigues" w:date="2016-12-04T13:30:00Z">
        <w:r>
          <w:t>áveis.</w:t>
        </w:r>
      </w:ins>
    </w:p>
  </w:footnote>
  <w:footnote w:id="4">
    <w:p w14:paraId="40D1C46E" w14:textId="68D750F9" w:rsidR="0070066D" w:rsidRPr="007979E6" w:rsidDel="00DC2183" w:rsidRDefault="0070066D">
      <w:pPr>
        <w:spacing w:after="0" w:line="240" w:lineRule="auto"/>
        <w:rPr>
          <w:del w:id="388" w:author="Bruno dos Santos Rodrigues" w:date="2016-12-04T13:05:00Z"/>
          <w:rFonts w:ascii="Arial" w:hAnsi="Arial" w:cs="Arial"/>
          <w:rPrChange w:id="389" w:author="Bruno dos Santos Rodrigues" w:date="2016-12-04T12:40:00Z">
            <w:rPr>
              <w:del w:id="390" w:author="Bruno dos Santos Rodrigues" w:date="2016-12-04T13:05:00Z"/>
            </w:rPr>
          </w:rPrChange>
        </w:rPr>
      </w:pPr>
    </w:p>
  </w:footnote>
  <w:footnote w:id="5">
    <w:p w14:paraId="4E3B44FC" w14:textId="7C0C2B15" w:rsidR="00675487" w:rsidRPr="00675487" w:rsidRDefault="00675487">
      <w:pPr>
        <w:pStyle w:val="Textodenotaderodap"/>
      </w:pPr>
      <w:ins w:id="476" w:author="Bruno dos Santos Rodrigues" w:date="2016-12-04T13:36:00Z">
        <w:r>
          <w:rPr>
            <w:rStyle w:val="Refdenotaderodap"/>
          </w:rPr>
          <w:footnoteRef/>
        </w:r>
        <w:r>
          <w:t xml:space="preserve"> </w:t>
        </w:r>
      </w:ins>
      <w:ins w:id="477" w:author="Bruno dos Santos Rodrigues" w:date="2016-12-04T13:37:00Z">
        <w:r>
          <w:rPr>
            <w:i/>
          </w:rPr>
          <w:t xml:space="preserve">First-In Last-Out </w:t>
        </w:r>
      </w:ins>
      <w:ins w:id="478" w:author="Bruno dos Santos Rodrigues" w:date="2016-12-04T13:38:00Z">
        <w:r>
          <w:t xml:space="preserve"> - Priorização de pilha, onde o primeiro item a entrar em uma pilha, </w:t>
        </w:r>
      </w:ins>
      <w:ins w:id="479" w:author="Bruno dos Santos Rodrigues" w:date="2016-12-04T13:39:00Z">
        <w:r>
          <w:t>é o último a sair</w:t>
        </w:r>
      </w:ins>
      <w:ins w:id="480" w:author="Bruno dos Santos Rodrigues" w:date="2016-12-04T13:40:00Z">
        <w:r>
          <w:t>.</w:t>
        </w:r>
      </w:ins>
    </w:p>
  </w:footnote>
  <w:footnote w:id="6">
    <w:p w14:paraId="61F61F69" w14:textId="26AC4F89" w:rsidR="00675487" w:rsidRPr="00675487" w:rsidRDefault="00675487">
      <w:pPr>
        <w:pStyle w:val="Textodenotaderodap"/>
      </w:pPr>
      <w:ins w:id="482" w:author="Bruno dos Santos Rodrigues" w:date="2016-12-04T13:39:00Z">
        <w:r w:rsidRPr="00675487">
          <w:rPr>
            <w:rStyle w:val="Refdenotaderodap"/>
            <w:i/>
            <w:rPrChange w:id="483" w:author="Bruno dos Santos Rodrigues" w:date="2016-12-04T13:39:00Z">
              <w:rPr>
                <w:rStyle w:val="Refdenotaderodap"/>
              </w:rPr>
            </w:rPrChange>
          </w:rPr>
          <w:footnoteRef/>
        </w:r>
        <w:r w:rsidRPr="00675487">
          <w:rPr>
            <w:i/>
            <w:rPrChange w:id="484" w:author="Bruno dos Santos Rodrigues" w:date="2016-12-04T13:39:00Z">
              <w:rPr/>
            </w:rPrChange>
          </w:rPr>
          <w:t xml:space="preserve"> First-In First-Out</w:t>
        </w:r>
        <w:r>
          <w:rPr>
            <w:i/>
          </w:rPr>
          <w:t xml:space="preserve"> </w:t>
        </w:r>
        <w:r>
          <w:t xml:space="preserve">– Priorização de fila, onde o primeiro item a entrar em uma fila, </w:t>
        </w:r>
      </w:ins>
      <w:ins w:id="485" w:author="Bruno dos Santos Rodrigues" w:date="2016-12-04T13:40:00Z">
        <w:r>
          <w:t>é o primeiro a sair.</w:t>
        </w:r>
      </w:ins>
    </w:p>
  </w:footnote>
  <w:footnote w:id="7">
    <w:p w14:paraId="1C47900F" w14:textId="4EB5F483" w:rsidR="0070066D" w:rsidDel="003C1E40" w:rsidRDefault="0070066D">
      <w:pPr>
        <w:pStyle w:val="Textodenotaderodap"/>
        <w:rPr>
          <w:del w:id="506" w:author="Bruno dos Santos Rodrigues" w:date="2016-12-03T16:56:00Z"/>
        </w:rPr>
      </w:pPr>
      <w:del w:id="507" w:author="Bruno dos Santos Rodrigues" w:date="2016-12-03T16:56:00Z">
        <w:r w:rsidDel="003C1E40">
          <w:delText>– Perde de desempenho.</w:delText>
        </w:r>
      </w:del>
    </w:p>
  </w:footnote>
  <w:footnote w:id="8">
    <w:p w14:paraId="17886FA2" w14:textId="7C1B5AF2" w:rsidR="00675487" w:rsidRDefault="00675487">
      <w:pPr>
        <w:pStyle w:val="Textodenotaderodap"/>
      </w:pPr>
      <w:ins w:id="549" w:author="Bruno dos Santos Rodrigues" w:date="2016-12-04T13:41:00Z">
        <w:r>
          <w:rPr>
            <w:rStyle w:val="Refdenotaderodap"/>
          </w:rPr>
          <w:footnoteRef/>
        </w:r>
        <w:r>
          <w:t xml:space="preserve"> Nome dado ao sistema apresentado e desenvolvido neste trabalho</w:t>
        </w:r>
      </w:ins>
    </w:p>
  </w:footnote>
  <w:footnote w:id="9">
    <w:p w14:paraId="4AA72638" w14:textId="29A0B52D" w:rsidR="00675487" w:rsidRDefault="00675487">
      <w:pPr>
        <w:pStyle w:val="Textodenotaderodap"/>
      </w:pPr>
      <w:ins w:id="561" w:author="Bruno dos Santos Rodrigues" w:date="2016-12-04T13:41:00Z">
        <w:r>
          <w:rPr>
            <w:rStyle w:val="Refdenotaderodap"/>
          </w:rPr>
          <w:footnoteRef/>
        </w:r>
        <w:r>
          <w:t xml:space="preserve"> </w:t>
        </w:r>
      </w:ins>
      <w:ins w:id="562" w:author="Bruno dos Santos Rodrigues" w:date="2016-12-04T13:42:00Z">
        <w:r>
          <w:t>Matriz que organiza as responsabilidades de cada membro da equipe em determinada tarefa.</w:t>
        </w:r>
      </w:ins>
    </w:p>
  </w:footnote>
  <w:footnote w:id="10">
    <w:p w14:paraId="177D8761" w14:textId="7443DB90" w:rsidR="0070066D" w:rsidRPr="007979E6" w:rsidRDefault="0070066D">
      <w:pPr>
        <w:spacing w:after="0" w:line="240" w:lineRule="auto"/>
        <w:rPr>
          <w:rFonts w:ascii="Arial" w:hAnsi="Arial" w:cs="Arial"/>
          <w:rPrChange w:id="564" w:author="Bruno dos Santos Rodrigues" w:date="2016-12-04T12:40:00Z">
            <w:rPr/>
          </w:rPrChange>
        </w:rPr>
      </w:pPr>
    </w:p>
  </w:footnote>
  <w:footnote w:id="11">
    <w:p w14:paraId="37C7E944" w14:textId="03D58061" w:rsidR="00675487" w:rsidRDefault="00675487">
      <w:pPr>
        <w:pStyle w:val="Textodenotaderodap"/>
      </w:pPr>
      <w:ins w:id="753" w:author="Bruno dos Santos Rodrigues" w:date="2016-12-04T13:43:00Z">
        <w:r>
          <w:rPr>
            <w:rStyle w:val="Refdenotaderodap"/>
          </w:rPr>
          <w:footnoteRef/>
        </w:r>
        <w:r>
          <w:t xml:space="preserve"> Service Level Agreement – Acordo em que as partes determinam metas de desempenho para determinadas tarefas, como por exemplo o tempo que algum problema pode levar para ser solucionado.</w:t>
        </w:r>
      </w:ins>
    </w:p>
  </w:footnote>
  <w:footnote w:id="12">
    <w:p w14:paraId="45BF6217" w14:textId="045AF8E2" w:rsidR="0070066D" w:rsidRPr="007979E6" w:rsidRDefault="0070066D">
      <w:pPr>
        <w:spacing w:after="0" w:line="240" w:lineRule="auto"/>
        <w:rPr>
          <w:rFonts w:ascii="Arial" w:hAnsi="Arial" w:cs="Arial"/>
          <w:rPrChange w:id="825" w:author="Bruno dos Santos Rodrigues" w:date="2016-12-04T12:39:00Z">
            <w:rPr/>
          </w:rPrChange>
        </w:rPr>
      </w:pPr>
      <w:del w:id="826" w:author="Bruno dos Santos Rodrigues" w:date="2016-12-04T13:45:00Z">
        <w:r w:rsidRPr="007979E6" w:rsidDel="00F2771D">
          <w:rPr>
            <w:rFonts w:ascii="Arial" w:hAnsi="Arial" w:cs="Arial"/>
            <w:vertAlign w:val="superscript"/>
            <w:rPrChange w:id="827" w:author="Bruno dos Santos Rodrigues" w:date="2016-12-04T12:39:00Z">
              <w:rPr>
                <w:vertAlign w:val="superscript"/>
              </w:rPr>
            </w:rPrChange>
          </w:rPr>
          <w:footnoteRef/>
        </w:r>
        <w:r w:rsidRPr="007979E6" w:rsidDel="00F2771D">
          <w:rPr>
            <w:rFonts w:ascii="Arial" w:hAnsi="Arial" w:cs="Arial"/>
            <w:sz w:val="20"/>
            <w:szCs w:val="20"/>
            <w:rPrChange w:id="828" w:author="Bruno dos Santos Rodrigues" w:date="2016-12-04T12:39:00Z">
              <w:rPr>
                <w:sz w:val="20"/>
                <w:szCs w:val="20"/>
              </w:rPr>
            </w:rPrChange>
          </w:rPr>
          <w:delText xml:space="preserve"> Service Level Agreement – Um acordo de nível de serviço, um contrato entre fornecedor de TI e um cliente especifico.</w:delText>
        </w:r>
      </w:del>
    </w:p>
  </w:footnote>
  <w:footnote w:id="13">
    <w:p w14:paraId="5A22DBA1" w14:textId="11761CC8" w:rsidR="0070066D" w:rsidRDefault="0070066D">
      <w:pPr>
        <w:spacing w:after="0" w:line="240" w:lineRule="auto"/>
      </w:pPr>
      <w:del w:id="971" w:author="Bruno dos Santos Rodrigues" w:date="2016-12-04T12:58:00Z">
        <w:r w:rsidDel="000F0B9D">
          <w:rPr>
            <w:vertAlign w:val="superscript"/>
          </w:rPr>
          <w:footnoteRef/>
        </w:r>
      </w:del>
      <w:ins w:id="972" w:author="Bruno dos Santos Rodrigues" w:date="2016-12-04T12:54:00Z">
        <w:r w:rsidR="000F0B9D">
          <w:rPr>
            <w:rFonts w:ascii="Arial" w:eastAsia="Arial" w:hAnsi="Arial" w:cs="Arial"/>
            <w:sz w:val="20"/>
            <w:szCs w:val="20"/>
            <w:vertAlign w:val="superscript"/>
          </w:rPr>
          <w:t>8</w:t>
        </w:r>
      </w:ins>
      <w:r>
        <w:rPr>
          <w:rFonts w:ascii="Arial" w:eastAsia="Arial" w:hAnsi="Arial" w:cs="Arial"/>
          <w:sz w:val="20"/>
          <w:szCs w:val="20"/>
        </w:rPr>
        <w:t xml:space="preserve"> SGBD – Sistema Gerenciador de Banco de Dados – </w:t>
      </w:r>
      <w:r>
        <w:rPr>
          <w:rFonts w:ascii="Arial" w:eastAsia="Arial" w:hAnsi="Arial" w:cs="Arial"/>
          <w:i/>
          <w:sz w:val="20"/>
          <w:szCs w:val="20"/>
        </w:rPr>
        <w:t>“um Sistema Gerenciador de Bancos de Dados é constituído por um conjunto de dados associados a um conjunto de pro</w:t>
      </w:r>
      <w:r w:rsidRPr="00A31D4E">
        <w:rPr>
          <w:rFonts w:ascii="Arial" w:eastAsia="Arial" w:hAnsi="Arial" w:cs="Arial"/>
          <w:i/>
          <w:sz w:val="20"/>
          <w:szCs w:val="20"/>
        </w:rPr>
        <w:t>gramas para acesso a esses dados</w:t>
      </w:r>
      <w:r>
        <w:rPr>
          <w:rFonts w:ascii="Arial" w:eastAsia="Arial" w:hAnsi="Arial" w:cs="Arial"/>
          <w:sz w:val="20"/>
          <w:szCs w:val="20"/>
        </w:rPr>
        <w:t xml:space="preserve"> (SILBERSCHATZ, 1999)</w:t>
      </w:r>
    </w:p>
  </w:footnote>
  <w:footnote w:id="14">
    <w:p w14:paraId="6A018A15" w14:textId="7BE65082" w:rsidR="00F2771D" w:rsidRDefault="00F2771D">
      <w:pPr>
        <w:pStyle w:val="Textodenotaderodap"/>
      </w:pPr>
      <w:ins w:id="1535" w:author="Bruno dos Santos Rodrigues" w:date="2016-12-04T13:47:00Z">
        <w:r>
          <w:rPr>
            <w:rStyle w:val="Refdenotaderodap"/>
          </w:rPr>
          <w:footnoteRef/>
        </w:r>
        <w:r>
          <w:t xml:space="preserve"> Formato de arquivo opensource para planilhas muito utilizado por suites de aplicativos de escritório de código aberto</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6252117"/>
      <w:docPartObj>
        <w:docPartGallery w:val="Page Numbers (Top of Page)"/>
        <w:docPartUnique/>
      </w:docPartObj>
    </w:sdtPr>
    <w:sdtEndPr/>
    <w:sdtContent>
      <w:p w14:paraId="7F35E774" w14:textId="61846F25" w:rsidR="0070066D" w:rsidRDefault="0070066D">
        <w:pPr>
          <w:pStyle w:val="Cabealho"/>
          <w:jc w:val="right"/>
        </w:pPr>
        <w:r>
          <w:fldChar w:fldCharType="begin"/>
        </w:r>
        <w:r>
          <w:instrText>PAGE   \* MERGEFORMAT</w:instrText>
        </w:r>
        <w:r>
          <w:fldChar w:fldCharType="separate"/>
        </w:r>
        <w:r w:rsidR="00CC3E07">
          <w:rPr>
            <w:noProof/>
          </w:rPr>
          <w:t>8</w:t>
        </w:r>
        <w:r>
          <w:fldChar w:fldCharType="end"/>
        </w:r>
      </w:p>
    </w:sdtContent>
  </w:sdt>
  <w:p w14:paraId="238AC2EE" w14:textId="64C89CD8" w:rsidR="0070066D" w:rsidRDefault="0070066D" w:rsidP="00D645A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26356"/>
    <w:multiLevelType w:val="multilevel"/>
    <w:tmpl w:val="686A3186"/>
    <w:lvl w:ilvl="0">
      <w:start w:val="1"/>
      <w:numFmt w:val="bullet"/>
      <w:lvlText w:val="●"/>
      <w:lvlJc w:val="left"/>
      <w:pPr>
        <w:ind w:left="1440" w:firstLine="3960"/>
      </w:pPr>
      <w:rPr>
        <w:rFonts w:ascii="Arial" w:eastAsia="Arial" w:hAnsi="Arial" w:cs="Arial"/>
      </w:rPr>
    </w:lvl>
    <w:lvl w:ilvl="1">
      <w:start w:val="1"/>
      <w:numFmt w:val="bullet"/>
      <w:lvlText w:val="o"/>
      <w:lvlJc w:val="left"/>
      <w:pPr>
        <w:ind w:left="2160" w:firstLine="6120"/>
      </w:pPr>
      <w:rPr>
        <w:rFonts w:ascii="Arial" w:eastAsia="Arial" w:hAnsi="Arial" w:cs="Arial"/>
      </w:rPr>
    </w:lvl>
    <w:lvl w:ilvl="2">
      <w:start w:val="1"/>
      <w:numFmt w:val="bullet"/>
      <w:lvlText w:val="▪"/>
      <w:lvlJc w:val="left"/>
      <w:pPr>
        <w:ind w:left="2880" w:firstLine="8280"/>
      </w:pPr>
      <w:rPr>
        <w:rFonts w:ascii="Arial" w:eastAsia="Arial" w:hAnsi="Arial" w:cs="Arial"/>
      </w:rPr>
    </w:lvl>
    <w:lvl w:ilvl="3">
      <w:start w:val="1"/>
      <w:numFmt w:val="bullet"/>
      <w:lvlText w:val="●"/>
      <w:lvlJc w:val="left"/>
      <w:pPr>
        <w:ind w:left="3600" w:firstLine="10440"/>
      </w:pPr>
      <w:rPr>
        <w:rFonts w:ascii="Arial" w:eastAsia="Arial" w:hAnsi="Arial" w:cs="Arial"/>
      </w:rPr>
    </w:lvl>
    <w:lvl w:ilvl="4">
      <w:start w:val="1"/>
      <w:numFmt w:val="bullet"/>
      <w:lvlText w:val="o"/>
      <w:lvlJc w:val="left"/>
      <w:pPr>
        <w:ind w:left="4320" w:firstLine="12600"/>
      </w:pPr>
      <w:rPr>
        <w:rFonts w:ascii="Arial" w:eastAsia="Arial" w:hAnsi="Arial" w:cs="Arial"/>
      </w:rPr>
    </w:lvl>
    <w:lvl w:ilvl="5">
      <w:start w:val="1"/>
      <w:numFmt w:val="bullet"/>
      <w:lvlText w:val="▪"/>
      <w:lvlJc w:val="left"/>
      <w:pPr>
        <w:ind w:left="5040" w:firstLine="14760"/>
      </w:pPr>
      <w:rPr>
        <w:rFonts w:ascii="Arial" w:eastAsia="Arial" w:hAnsi="Arial" w:cs="Arial"/>
      </w:rPr>
    </w:lvl>
    <w:lvl w:ilvl="6">
      <w:start w:val="1"/>
      <w:numFmt w:val="bullet"/>
      <w:lvlText w:val="●"/>
      <w:lvlJc w:val="left"/>
      <w:pPr>
        <w:ind w:left="5760" w:firstLine="16920"/>
      </w:pPr>
      <w:rPr>
        <w:rFonts w:ascii="Arial" w:eastAsia="Arial" w:hAnsi="Arial" w:cs="Arial"/>
      </w:rPr>
    </w:lvl>
    <w:lvl w:ilvl="7">
      <w:start w:val="1"/>
      <w:numFmt w:val="bullet"/>
      <w:lvlText w:val="o"/>
      <w:lvlJc w:val="left"/>
      <w:pPr>
        <w:ind w:left="6480" w:firstLine="19080"/>
      </w:pPr>
      <w:rPr>
        <w:rFonts w:ascii="Arial" w:eastAsia="Arial" w:hAnsi="Arial" w:cs="Arial"/>
      </w:rPr>
    </w:lvl>
    <w:lvl w:ilvl="8">
      <w:start w:val="1"/>
      <w:numFmt w:val="bullet"/>
      <w:lvlText w:val="▪"/>
      <w:lvlJc w:val="left"/>
      <w:pPr>
        <w:ind w:left="7200" w:firstLine="21240"/>
      </w:pPr>
      <w:rPr>
        <w:rFonts w:ascii="Arial" w:eastAsia="Arial" w:hAnsi="Arial" w:cs="Arial"/>
      </w:rPr>
    </w:lvl>
  </w:abstractNum>
  <w:abstractNum w:abstractNumId="1" w15:restartNumberingAfterBreak="0">
    <w:nsid w:val="16E63BE5"/>
    <w:multiLevelType w:val="multilevel"/>
    <w:tmpl w:val="E82A20D4"/>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 w15:restartNumberingAfterBreak="0">
    <w:nsid w:val="1FBA4986"/>
    <w:multiLevelType w:val="multilevel"/>
    <w:tmpl w:val="D472AD5E"/>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3" w15:restartNumberingAfterBreak="0">
    <w:nsid w:val="26C87DD9"/>
    <w:multiLevelType w:val="multilevel"/>
    <w:tmpl w:val="9E6068CC"/>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4" w15:restartNumberingAfterBreak="0">
    <w:nsid w:val="350A0012"/>
    <w:multiLevelType w:val="hybridMultilevel"/>
    <w:tmpl w:val="C6BA45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6D4116A"/>
    <w:multiLevelType w:val="hybridMultilevel"/>
    <w:tmpl w:val="966049FE"/>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37E51E11"/>
    <w:multiLevelType w:val="multilevel"/>
    <w:tmpl w:val="3B0CCA78"/>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7" w15:restartNumberingAfterBreak="0">
    <w:nsid w:val="387655AA"/>
    <w:multiLevelType w:val="multilevel"/>
    <w:tmpl w:val="C082C1D6"/>
    <w:lvl w:ilvl="0">
      <w:start w:val="3"/>
      <w:numFmt w:val="decimal"/>
      <w:lvlText w:val="%1.1.3.1"/>
      <w:lvlJc w:val="left"/>
      <w:pPr>
        <w:ind w:left="-1080" w:firstLine="1080"/>
      </w:pPr>
      <w:rPr>
        <w:rFonts w:hint="default"/>
        <w:b/>
        <w:sz w:val="24"/>
        <w:szCs w:val="24"/>
      </w:rPr>
    </w:lvl>
    <w:lvl w:ilvl="1">
      <w:start w:val="1"/>
      <w:numFmt w:val="lowerLetter"/>
      <w:lvlText w:val="%2."/>
      <w:lvlJc w:val="left"/>
      <w:pPr>
        <w:ind w:left="1440" w:firstLine="2520"/>
      </w:pPr>
      <w:rPr>
        <w:rFonts w:hint="default"/>
      </w:rPr>
    </w:lvl>
    <w:lvl w:ilvl="2">
      <w:start w:val="1"/>
      <w:numFmt w:val="lowerRoman"/>
      <w:lvlText w:val="%3."/>
      <w:lvlJc w:val="right"/>
      <w:pPr>
        <w:ind w:left="2160" w:firstLine="4140"/>
      </w:pPr>
      <w:rPr>
        <w:rFonts w:hint="default"/>
      </w:rPr>
    </w:lvl>
    <w:lvl w:ilvl="3">
      <w:start w:val="1"/>
      <w:numFmt w:val="decimal"/>
      <w:lvlText w:val="%4."/>
      <w:lvlJc w:val="left"/>
      <w:pPr>
        <w:ind w:left="2880" w:firstLine="5400"/>
      </w:pPr>
      <w:rPr>
        <w:rFonts w:hint="default"/>
      </w:rPr>
    </w:lvl>
    <w:lvl w:ilvl="4">
      <w:start w:val="1"/>
      <w:numFmt w:val="lowerLetter"/>
      <w:lvlText w:val="%5."/>
      <w:lvlJc w:val="left"/>
      <w:pPr>
        <w:ind w:left="3600" w:firstLine="6840"/>
      </w:pPr>
      <w:rPr>
        <w:rFonts w:hint="default"/>
      </w:rPr>
    </w:lvl>
    <w:lvl w:ilvl="5">
      <w:start w:val="1"/>
      <w:numFmt w:val="lowerRoman"/>
      <w:lvlText w:val="%6."/>
      <w:lvlJc w:val="right"/>
      <w:pPr>
        <w:ind w:left="4320" w:firstLine="8460"/>
      </w:pPr>
      <w:rPr>
        <w:rFonts w:hint="default"/>
      </w:rPr>
    </w:lvl>
    <w:lvl w:ilvl="6">
      <w:start w:val="1"/>
      <w:numFmt w:val="decimal"/>
      <w:lvlText w:val="%7."/>
      <w:lvlJc w:val="left"/>
      <w:pPr>
        <w:ind w:left="5040" w:firstLine="9720"/>
      </w:pPr>
      <w:rPr>
        <w:rFonts w:hint="default"/>
      </w:rPr>
    </w:lvl>
    <w:lvl w:ilvl="7">
      <w:start w:val="1"/>
      <w:numFmt w:val="lowerLetter"/>
      <w:lvlText w:val="%8."/>
      <w:lvlJc w:val="left"/>
      <w:pPr>
        <w:ind w:left="5760" w:firstLine="11160"/>
      </w:pPr>
      <w:rPr>
        <w:rFonts w:hint="default"/>
      </w:rPr>
    </w:lvl>
    <w:lvl w:ilvl="8">
      <w:start w:val="1"/>
      <w:numFmt w:val="lowerRoman"/>
      <w:lvlText w:val="%9."/>
      <w:lvlJc w:val="right"/>
      <w:pPr>
        <w:ind w:left="6480" w:firstLine="12780"/>
      </w:pPr>
      <w:rPr>
        <w:rFonts w:hint="default"/>
      </w:rPr>
    </w:lvl>
  </w:abstractNum>
  <w:abstractNum w:abstractNumId="8" w15:restartNumberingAfterBreak="0">
    <w:nsid w:val="40023E4B"/>
    <w:multiLevelType w:val="multilevel"/>
    <w:tmpl w:val="0EFE6F56"/>
    <w:lvl w:ilvl="0">
      <w:start w:val="1"/>
      <w:numFmt w:val="decimal"/>
      <w:lvlText w:val="%1."/>
      <w:lvlJc w:val="left"/>
      <w:pPr>
        <w:ind w:left="1512" w:firstLine="2664"/>
      </w:pPr>
      <w:rPr>
        <w:b/>
        <w:color w:val="000000"/>
      </w:rPr>
    </w:lvl>
    <w:lvl w:ilvl="1">
      <w:start w:val="1"/>
      <w:numFmt w:val="lowerLetter"/>
      <w:lvlText w:val="%2."/>
      <w:lvlJc w:val="left"/>
      <w:pPr>
        <w:ind w:left="2232" w:firstLine="4104"/>
      </w:pPr>
    </w:lvl>
    <w:lvl w:ilvl="2">
      <w:start w:val="1"/>
      <w:numFmt w:val="lowerRoman"/>
      <w:lvlText w:val="%3."/>
      <w:lvlJc w:val="right"/>
      <w:pPr>
        <w:ind w:left="2952" w:firstLine="5724"/>
      </w:pPr>
    </w:lvl>
    <w:lvl w:ilvl="3">
      <w:start w:val="1"/>
      <w:numFmt w:val="decimal"/>
      <w:lvlText w:val="%4."/>
      <w:lvlJc w:val="left"/>
      <w:pPr>
        <w:ind w:left="3672" w:firstLine="6984"/>
      </w:pPr>
    </w:lvl>
    <w:lvl w:ilvl="4">
      <w:start w:val="1"/>
      <w:numFmt w:val="lowerLetter"/>
      <w:lvlText w:val="%5."/>
      <w:lvlJc w:val="left"/>
      <w:pPr>
        <w:ind w:left="4392" w:firstLine="8424"/>
      </w:pPr>
    </w:lvl>
    <w:lvl w:ilvl="5">
      <w:start w:val="1"/>
      <w:numFmt w:val="lowerRoman"/>
      <w:lvlText w:val="%6."/>
      <w:lvlJc w:val="right"/>
      <w:pPr>
        <w:ind w:left="5112" w:firstLine="10044"/>
      </w:pPr>
    </w:lvl>
    <w:lvl w:ilvl="6">
      <w:start w:val="1"/>
      <w:numFmt w:val="decimal"/>
      <w:lvlText w:val="%7."/>
      <w:lvlJc w:val="left"/>
      <w:pPr>
        <w:ind w:left="5832" w:firstLine="11304"/>
      </w:pPr>
    </w:lvl>
    <w:lvl w:ilvl="7">
      <w:start w:val="1"/>
      <w:numFmt w:val="lowerLetter"/>
      <w:lvlText w:val="%8."/>
      <w:lvlJc w:val="left"/>
      <w:pPr>
        <w:ind w:left="6552" w:firstLine="12744"/>
      </w:pPr>
    </w:lvl>
    <w:lvl w:ilvl="8">
      <w:start w:val="1"/>
      <w:numFmt w:val="lowerRoman"/>
      <w:lvlText w:val="%9."/>
      <w:lvlJc w:val="right"/>
      <w:pPr>
        <w:ind w:left="7272" w:firstLine="14364"/>
      </w:pPr>
    </w:lvl>
  </w:abstractNum>
  <w:abstractNum w:abstractNumId="9" w15:restartNumberingAfterBreak="0">
    <w:nsid w:val="408168AF"/>
    <w:multiLevelType w:val="multilevel"/>
    <w:tmpl w:val="B492DDFE"/>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10" w15:restartNumberingAfterBreak="0">
    <w:nsid w:val="453371DB"/>
    <w:multiLevelType w:val="multilevel"/>
    <w:tmpl w:val="5B38DADC"/>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1" w15:restartNumberingAfterBreak="0">
    <w:nsid w:val="49797D7E"/>
    <w:multiLevelType w:val="multilevel"/>
    <w:tmpl w:val="36BC135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7D01D0"/>
    <w:multiLevelType w:val="multilevel"/>
    <w:tmpl w:val="5D1EB3CA"/>
    <w:lvl w:ilvl="0">
      <w:start w:val="1"/>
      <w:numFmt w:val="decimal"/>
      <w:lvlText w:val="2.%1."/>
      <w:lvlJc w:val="left"/>
      <w:pPr>
        <w:ind w:left="720" w:firstLine="1080"/>
      </w:pPr>
    </w:lvl>
    <w:lvl w:ilvl="1">
      <w:start w:val="1"/>
      <w:numFmt w:val="decimal"/>
      <w:lvlText w:val="3.1.%2."/>
      <w:lvlJc w:val="left"/>
      <w:pPr>
        <w:ind w:left="502" w:firstLine="644"/>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3" w15:restartNumberingAfterBreak="0">
    <w:nsid w:val="58B8425C"/>
    <w:multiLevelType w:val="multilevel"/>
    <w:tmpl w:val="16344432"/>
    <w:lvl w:ilvl="0">
      <w:start w:val="1"/>
      <w:numFmt w:val="decimal"/>
      <w:lvlText w:val="2.%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4" w15:restartNumberingAfterBreak="0">
    <w:nsid w:val="5F144067"/>
    <w:multiLevelType w:val="multilevel"/>
    <w:tmpl w:val="F1363C50"/>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F59148E"/>
    <w:multiLevelType w:val="hybridMultilevel"/>
    <w:tmpl w:val="82B845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800A72"/>
    <w:multiLevelType w:val="multilevel"/>
    <w:tmpl w:val="B9849CD6"/>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7" w15:restartNumberingAfterBreak="0">
    <w:nsid w:val="61F249D5"/>
    <w:multiLevelType w:val="multilevel"/>
    <w:tmpl w:val="8BEEA02C"/>
    <w:lvl w:ilvl="0">
      <w:start w:val="1"/>
      <w:numFmt w:val="bullet"/>
      <w:lvlText w:val="●"/>
      <w:lvlJc w:val="left"/>
      <w:pPr>
        <w:ind w:left="-1658" w:firstLine="1800"/>
      </w:pPr>
      <w:rPr>
        <w:rFonts w:ascii="Arial" w:eastAsia="Arial" w:hAnsi="Arial" w:cs="Arial"/>
        <w:sz w:val="20"/>
        <w:szCs w:val="20"/>
      </w:rPr>
    </w:lvl>
    <w:lvl w:ilvl="1">
      <w:start w:val="1"/>
      <w:numFmt w:val="bullet"/>
      <w:lvlText w:val="o"/>
      <w:lvlJc w:val="left"/>
      <w:pPr>
        <w:ind w:left="-938" w:firstLine="3960"/>
      </w:pPr>
      <w:rPr>
        <w:rFonts w:ascii="Arial" w:eastAsia="Arial" w:hAnsi="Arial" w:cs="Arial"/>
        <w:sz w:val="20"/>
        <w:szCs w:val="20"/>
      </w:rPr>
    </w:lvl>
    <w:lvl w:ilvl="2">
      <w:start w:val="1"/>
      <w:numFmt w:val="bullet"/>
      <w:lvlText w:val="▪"/>
      <w:lvlJc w:val="left"/>
      <w:pPr>
        <w:ind w:left="-218" w:firstLine="6120"/>
      </w:pPr>
      <w:rPr>
        <w:rFonts w:ascii="Arial" w:eastAsia="Arial" w:hAnsi="Arial" w:cs="Arial"/>
        <w:sz w:val="20"/>
        <w:szCs w:val="20"/>
      </w:rPr>
    </w:lvl>
    <w:lvl w:ilvl="3">
      <w:start w:val="1"/>
      <w:numFmt w:val="bullet"/>
      <w:lvlText w:val="▪"/>
      <w:lvlJc w:val="left"/>
      <w:pPr>
        <w:ind w:left="502" w:firstLine="8280"/>
      </w:pPr>
      <w:rPr>
        <w:rFonts w:ascii="Arial" w:eastAsia="Arial" w:hAnsi="Arial" w:cs="Arial"/>
        <w:sz w:val="20"/>
        <w:szCs w:val="20"/>
      </w:rPr>
    </w:lvl>
    <w:lvl w:ilvl="4">
      <w:start w:val="1"/>
      <w:numFmt w:val="bullet"/>
      <w:lvlText w:val="▪"/>
      <w:lvlJc w:val="left"/>
      <w:pPr>
        <w:ind w:left="1222" w:firstLine="10440"/>
      </w:pPr>
      <w:rPr>
        <w:rFonts w:ascii="Arial" w:eastAsia="Arial" w:hAnsi="Arial" w:cs="Arial"/>
        <w:sz w:val="20"/>
        <w:szCs w:val="20"/>
      </w:rPr>
    </w:lvl>
    <w:lvl w:ilvl="5">
      <w:start w:val="1"/>
      <w:numFmt w:val="bullet"/>
      <w:lvlText w:val="▪"/>
      <w:lvlJc w:val="left"/>
      <w:pPr>
        <w:ind w:left="1942" w:firstLine="12600"/>
      </w:pPr>
      <w:rPr>
        <w:rFonts w:ascii="Arial" w:eastAsia="Arial" w:hAnsi="Arial" w:cs="Arial"/>
        <w:sz w:val="20"/>
        <w:szCs w:val="20"/>
      </w:rPr>
    </w:lvl>
    <w:lvl w:ilvl="6">
      <w:start w:val="1"/>
      <w:numFmt w:val="bullet"/>
      <w:lvlText w:val="▪"/>
      <w:lvlJc w:val="left"/>
      <w:pPr>
        <w:ind w:left="2662" w:firstLine="14760"/>
      </w:pPr>
      <w:rPr>
        <w:rFonts w:ascii="Arial" w:eastAsia="Arial" w:hAnsi="Arial" w:cs="Arial"/>
        <w:sz w:val="20"/>
        <w:szCs w:val="20"/>
      </w:rPr>
    </w:lvl>
    <w:lvl w:ilvl="7">
      <w:start w:val="1"/>
      <w:numFmt w:val="bullet"/>
      <w:lvlText w:val="▪"/>
      <w:lvlJc w:val="left"/>
      <w:pPr>
        <w:ind w:left="3382" w:firstLine="16920"/>
      </w:pPr>
      <w:rPr>
        <w:rFonts w:ascii="Arial" w:eastAsia="Arial" w:hAnsi="Arial" w:cs="Arial"/>
        <w:sz w:val="20"/>
        <w:szCs w:val="20"/>
      </w:rPr>
    </w:lvl>
    <w:lvl w:ilvl="8">
      <w:start w:val="1"/>
      <w:numFmt w:val="bullet"/>
      <w:lvlText w:val="▪"/>
      <w:lvlJc w:val="left"/>
      <w:pPr>
        <w:ind w:left="4102" w:firstLine="19080"/>
      </w:pPr>
      <w:rPr>
        <w:rFonts w:ascii="Arial" w:eastAsia="Arial" w:hAnsi="Arial" w:cs="Arial"/>
        <w:sz w:val="20"/>
        <w:szCs w:val="20"/>
      </w:rPr>
    </w:lvl>
  </w:abstractNum>
  <w:abstractNum w:abstractNumId="18" w15:restartNumberingAfterBreak="0">
    <w:nsid w:val="6A2C6170"/>
    <w:multiLevelType w:val="multilevel"/>
    <w:tmpl w:val="7152C5E8"/>
    <w:lvl w:ilvl="0">
      <w:start w:val="3"/>
      <w:numFmt w:val="decimal"/>
      <w:lvlText w:val="%1.1.3.1"/>
      <w:lvlJc w:val="left"/>
      <w:pPr>
        <w:ind w:left="-1080" w:firstLine="1080"/>
      </w:pPr>
      <w:rPr>
        <w:rFonts w:hint="default"/>
        <w:b/>
        <w:sz w:val="24"/>
        <w:szCs w:val="24"/>
      </w:rPr>
    </w:lvl>
    <w:lvl w:ilvl="1">
      <w:start w:val="1"/>
      <w:numFmt w:val="lowerLetter"/>
      <w:lvlText w:val="%2."/>
      <w:lvlJc w:val="left"/>
      <w:pPr>
        <w:ind w:left="1440" w:firstLine="2520"/>
      </w:pPr>
      <w:rPr>
        <w:rFonts w:hint="default"/>
      </w:rPr>
    </w:lvl>
    <w:lvl w:ilvl="2">
      <w:start w:val="1"/>
      <w:numFmt w:val="lowerRoman"/>
      <w:lvlText w:val="%3."/>
      <w:lvlJc w:val="right"/>
      <w:pPr>
        <w:ind w:left="2160" w:firstLine="4140"/>
      </w:pPr>
      <w:rPr>
        <w:rFonts w:hint="default"/>
      </w:rPr>
    </w:lvl>
    <w:lvl w:ilvl="3">
      <w:start w:val="1"/>
      <w:numFmt w:val="decimal"/>
      <w:lvlText w:val="%4."/>
      <w:lvlJc w:val="left"/>
      <w:pPr>
        <w:ind w:left="2880" w:firstLine="5400"/>
      </w:pPr>
      <w:rPr>
        <w:rFonts w:hint="default"/>
      </w:rPr>
    </w:lvl>
    <w:lvl w:ilvl="4">
      <w:start w:val="1"/>
      <w:numFmt w:val="lowerLetter"/>
      <w:lvlText w:val="%5."/>
      <w:lvlJc w:val="left"/>
      <w:pPr>
        <w:ind w:left="3600" w:firstLine="6840"/>
      </w:pPr>
      <w:rPr>
        <w:rFonts w:hint="default"/>
      </w:rPr>
    </w:lvl>
    <w:lvl w:ilvl="5">
      <w:start w:val="1"/>
      <w:numFmt w:val="lowerRoman"/>
      <w:lvlText w:val="%6."/>
      <w:lvlJc w:val="right"/>
      <w:pPr>
        <w:ind w:left="4320" w:firstLine="8460"/>
      </w:pPr>
      <w:rPr>
        <w:rFonts w:hint="default"/>
      </w:rPr>
    </w:lvl>
    <w:lvl w:ilvl="6">
      <w:start w:val="1"/>
      <w:numFmt w:val="decimal"/>
      <w:lvlText w:val="%7."/>
      <w:lvlJc w:val="left"/>
      <w:pPr>
        <w:ind w:left="5040" w:firstLine="9720"/>
      </w:pPr>
      <w:rPr>
        <w:rFonts w:hint="default"/>
      </w:rPr>
    </w:lvl>
    <w:lvl w:ilvl="7">
      <w:start w:val="1"/>
      <w:numFmt w:val="lowerLetter"/>
      <w:lvlText w:val="%8."/>
      <w:lvlJc w:val="left"/>
      <w:pPr>
        <w:ind w:left="5760" w:firstLine="11160"/>
      </w:pPr>
      <w:rPr>
        <w:rFonts w:hint="default"/>
      </w:rPr>
    </w:lvl>
    <w:lvl w:ilvl="8">
      <w:start w:val="1"/>
      <w:numFmt w:val="lowerRoman"/>
      <w:lvlText w:val="%9."/>
      <w:lvlJc w:val="right"/>
      <w:pPr>
        <w:ind w:left="6480" w:firstLine="12780"/>
      </w:pPr>
      <w:rPr>
        <w:rFonts w:hint="default"/>
      </w:rPr>
    </w:lvl>
  </w:abstractNum>
  <w:abstractNum w:abstractNumId="19" w15:restartNumberingAfterBreak="0">
    <w:nsid w:val="6A7A1140"/>
    <w:multiLevelType w:val="multilevel"/>
    <w:tmpl w:val="E9AAAE20"/>
    <w:lvl w:ilvl="0">
      <w:start w:val="1"/>
      <w:numFmt w:val="decimal"/>
      <w:lvlText w:val="1.%1."/>
      <w:lvlJc w:val="left"/>
      <w:pPr>
        <w:ind w:left="1429" w:firstLine="2498"/>
      </w:pPr>
    </w:lvl>
    <w:lvl w:ilvl="1">
      <w:start w:val="1"/>
      <w:numFmt w:val="decimal"/>
      <w:lvlText w:val="1.2.%2."/>
      <w:lvlJc w:val="left"/>
      <w:pPr>
        <w:ind w:left="-2520" w:firstLine="3938"/>
      </w:pPr>
    </w:lvl>
    <w:lvl w:ilvl="2">
      <w:start w:val="1"/>
      <w:numFmt w:val="lowerRoman"/>
      <w:lvlText w:val="%3."/>
      <w:lvlJc w:val="right"/>
      <w:pPr>
        <w:ind w:left="2869" w:firstLine="5558"/>
      </w:pPr>
    </w:lvl>
    <w:lvl w:ilvl="3">
      <w:start w:val="1"/>
      <w:numFmt w:val="decimal"/>
      <w:lvlText w:val="%4."/>
      <w:lvlJc w:val="left"/>
      <w:pPr>
        <w:ind w:left="3589" w:firstLine="6818"/>
      </w:pPr>
    </w:lvl>
    <w:lvl w:ilvl="4">
      <w:start w:val="1"/>
      <w:numFmt w:val="lowerLetter"/>
      <w:lvlText w:val="%5."/>
      <w:lvlJc w:val="left"/>
      <w:pPr>
        <w:ind w:left="4309" w:firstLine="8258"/>
      </w:pPr>
    </w:lvl>
    <w:lvl w:ilvl="5">
      <w:start w:val="1"/>
      <w:numFmt w:val="lowerRoman"/>
      <w:lvlText w:val="%6."/>
      <w:lvlJc w:val="right"/>
      <w:pPr>
        <w:ind w:left="5029" w:firstLine="9878"/>
      </w:pPr>
    </w:lvl>
    <w:lvl w:ilvl="6">
      <w:start w:val="1"/>
      <w:numFmt w:val="decimal"/>
      <w:lvlText w:val="%7."/>
      <w:lvlJc w:val="left"/>
      <w:pPr>
        <w:ind w:left="5749" w:firstLine="11138"/>
      </w:pPr>
    </w:lvl>
    <w:lvl w:ilvl="7">
      <w:start w:val="1"/>
      <w:numFmt w:val="lowerLetter"/>
      <w:lvlText w:val="%8."/>
      <w:lvlJc w:val="left"/>
      <w:pPr>
        <w:ind w:left="6469" w:firstLine="12578"/>
      </w:pPr>
    </w:lvl>
    <w:lvl w:ilvl="8">
      <w:start w:val="1"/>
      <w:numFmt w:val="lowerRoman"/>
      <w:lvlText w:val="%9."/>
      <w:lvlJc w:val="right"/>
      <w:pPr>
        <w:ind w:left="7189" w:firstLine="14198"/>
      </w:pPr>
    </w:lvl>
  </w:abstractNum>
  <w:abstractNum w:abstractNumId="20" w15:restartNumberingAfterBreak="0">
    <w:nsid w:val="6F695406"/>
    <w:multiLevelType w:val="multilevel"/>
    <w:tmpl w:val="717E51F2"/>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21" w15:restartNumberingAfterBreak="0">
    <w:nsid w:val="70146CE8"/>
    <w:multiLevelType w:val="multilevel"/>
    <w:tmpl w:val="AAE80DAC"/>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22" w15:restartNumberingAfterBreak="0">
    <w:nsid w:val="7189615F"/>
    <w:multiLevelType w:val="hybridMultilevel"/>
    <w:tmpl w:val="67D27F2E"/>
    <w:lvl w:ilvl="0" w:tplc="74541864">
      <w:start w:val="1"/>
      <w:numFmt w:val="bullet"/>
      <w:lvlText w:val=""/>
      <w:lvlJc w:val="left"/>
      <w:pPr>
        <w:ind w:left="720" w:hanging="360"/>
      </w:pPr>
      <w:rPr>
        <w:rFonts w:ascii="Symbol" w:hAnsi="Symbol" w:hint="default"/>
      </w:rPr>
    </w:lvl>
    <w:lvl w:ilvl="1" w:tplc="350ECB04">
      <w:start w:val="1"/>
      <w:numFmt w:val="bullet"/>
      <w:lvlText w:val="o"/>
      <w:lvlJc w:val="left"/>
      <w:pPr>
        <w:ind w:left="1440" w:hanging="360"/>
      </w:pPr>
      <w:rPr>
        <w:rFonts w:ascii="Courier New" w:hAnsi="Courier New" w:hint="default"/>
      </w:rPr>
    </w:lvl>
    <w:lvl w:ilvl="2" w:tplc="07EEA612">
      <w:start w:val="1"/>
      <w:numFmt w:val="bullet"/>
      <w:lvlText w:val=""/>
      <w:lvlJc w:val="left"/>
      <w:pPr>
        <w:ind w:left="2160" w:hanging="360"/>
      </w:pPr>
      <w:rPr>
        <w:rFonts w:ascii="Wingdings" w:hAnsi="Wingdings" w:hint="default"/>
      </w:rPr>
    </w:lvl>
    <w:lvl w:ilvl="3" w:tplc="8214D400">
      <w:start w:val="1"/>
      <w:numFmt w:val="bullet"/>
      <w:lvlText w:val=""/>
      <w:lvlJc w:val="left"/>
      <w:pPr>
        <w:ind w:left="2880" w:hanging="360"/>
      </w:pPr>
      <w:rPr>
        <w:rFonts w:ascii="Symbol" w:hAnsi="Symbol" w:hint="default"/>
      </w:rPr>
    </w:lvl>
    <w:lvl w:ilvl="4" w:tplc="B7C6C5C0">
      <w:start w:val="1"/>
      <w:numFmt w:val="bullet"/>
      <w:lvlText w:val="o"/>
      <w:lvlJc w:val="left"/>
      <w:pPr>
        <w:ind w:left="3600" w:hanging="360"/>
      </w:pPr>
      <w:rPr>
        <w:rFonts w:ascii="Courier New" w:hAnsi="Courier New" w:hint="default"/>
      </w:rPr>
    </w:lvl>
    <w:lvl w:ilvl="5" w:tplc="E4CCFD7E">
      <w:start w:val="1"/>
      <w:numFmt w:val="bullet"/>
      <w:lvlText w:val=""/>
      <w:lvlJc w:val="left"/>
      <w:pPr>
        <w:ind w:left="4320" w:hanging="360"/>
      </w:pPr>
      <w:rPr>
        <w:rFonts w:ascii="Wingdings" w:hAnsi="Wingdings" w:hint="default"/>
      </w:rPr>
    </w:lvl>
    <w:lvl w:ilvl="6" w:tplc="92426726">
      <w:start w:val="1"/>
      <w:numFmt w:val="bullet"/>
      <w:lvlText w:val=""/>
      <w:lvlJc w:val="left"/>
      <w:pPr>
        <w:ind w:left="5040" w:hanging="360"/>
      </w:pPr>
      <w:rPr>
        <w:rFonts w:ascii="Symbol" w:hAnsi="Symbol" w:hint="default"/>
      </w:rPr>
    </w:lvl>
    <w:lvl w:ilvl="7" w:tplc="7DACB0D6">
      <w:start w:val="1"/>
      <w:numFmt w:val="bullet"/>
      <w:lvlText w:val="o"/>
      <w:lvlJc w:val="left"/>
      <w:pPr>
        <w:ind w:left="5760" w:hanging="360"/>
      </w:pPr>
      <w:rPr>
        <w:rFonts w:ascii="Courier New" w:hAnsi="Courier New" w:hint="default"/>
      </w:rPr>
    </w:lvl>
    <w:lvl w:ilvl="8" w:tplc="A6D24F34">
      <w:start w:val="1"/>
      <w:numFmt w:val="bullet"/>
      <w:lvlText w:val=""/>
      <w:lvlJc w:val="left"/>
      <w:pPr>
        <w:ind w:left="6480" w:hanging="360"/>
      </w:pPr>
      <w:rPr>
        <w:rFonts w:ascii="Wingdings" w:hAnsi="Wingdings" w:hint="default"/>
      </w:rPr>
    </w:lvl>
  </w:abstractNum>
  <w:abstractNum w:abstractNumId="23" w15:restartNumberingAfterBreak="0">
    <w:nsid w:val="7D950262"/>
    <w:multiLevelType w:val="multilevel"/>
    <w:tmpl w:val="53320544"/>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24" w15:restartNumberingAfterBreak="0">
    <w:nsid w:val="7F3C7EAA"/>
    <w:multiLevelType w:val="multilevel"/>
    <w:tmpl w:val="0F7A39AC"/>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num w:numId="1">
    <w:abstractNumId w:val="12"/>
  </w:num>
  <w:num w:numId="2">
    <w:abstractNumId w:val="16"/>
  </w:num>
  <w:num w:numId="3">
    <w:abstractNumId w:val="2"/>
  </w:num>
  <w:num w:numId="4">
    <w:abstractNumId w:val="6"/>
  </w:num>
  <w:num w:numId="5">
    <w:abstractNumId w:val="0"/>
  </w:num>
  <w:num w:numId="6">
    <w:abstractNumId w:val="7"/>
  </w:num>
  <w:num w:numId="7">
    <w:abstractNumId w:val="10"/>
  </w:num>
  <w:num w:numId="8">
    <w:abstractNumId w:val="17"/>
  </w:num>
  <w:num w:numId="9">
    <w:abstractNumId w:val="3"/>
  </w:num>
  <w:num w:numId="10">
    <w:abstractNumId w:val="23"/>
  </w:num>
  <w:num w:numId="11">
    <w:abstractNumId w:val="9"/>
  </w:num>
  <w:num w:numId="12">
    <w:abstractNumId w:val="21"/>
  </w:num>
  <w:num w:numId="13">
    <w:abstractNumId w:val="24"/>
  </w:num>
  <w:num w:numId="14">
    <w:abstractNumId w:val="20"/>
  </w:num>
  <w:num w:numId="15">
    <w:abstractNumId w:val="1"/>
  </w:num>
  <w:num w:numId="16">
    <w:abstractNumId w:val="13"/>
  </w:num>
  <w:num w:numId="17">
    <w:abstractNumId w:val="8"/>
  </w:num>
  <w:num w:numId="18">
    <w:abstractNumId w:val="19"/>
  </w:num>
  <w:num w:numId="19">
    <w:abstractNumId w:val="4"/>
  </w:num>
  <w:num w:numId="20">
    <w:abstractNumId w:val="22"/>
  </w:num>
  <w:num w:numId="21">
    <w:abstractNumId w:val="15"/>
  </w:num>
  <w:num w:numId="22">
    <w:abstractNumId w:val="5"/>
  </w:num>
  <w:num w:numId="23">
    <w:abstractNumId w:val="11"/>
  </w:num>
  <w:num w:numId="24">
    <w:abstractNumId w:val="18"/>
  </w:num>
  <w:num w:numId="2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ayane Araujo">
    <w15:presenceInfo w15:providerId="Windows Live" w15:userId="3447b2fda77e7b05"/>
  </w15:person>
  <w15:person w15:author="Bruno dos Santos Rodrigues">
    <w15:presenceInfo w15:providerId="Windows Live" w15:userId="d8afde0ae5125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A51"/>
    <w:rsid w:val="00031677"/>
    <w:rsid w:val="000371DC"/>
    <w:rsid w:val="000A3A81"/>
    <w:rsid w:val="000E1A31"/>
    <w:rsid w:val="000E691B"/>
    <w:rsid w:val="000F0B9D"/>
    <w:rsid w:val="001234F8"/>
    <w:rsid w:val="00135E1E"/>
    <w:rsid w:val="0017734D"/>
    <w:rsid w:val="001C14D2"/>
    <w:rsid w:val="002178A9"/>
    <w:rsid w:val="00236201"/>
    <w:rsid w:val="002713D1"/>
    <w:rsid w:val="002E2DF3"/>
    <w:rsid w:val="003865DA"/>
    <w:rsid w:val="003C19F7"/>
    <w:rsid w:val="003C1E40"/>
    <w:rsid w:val="003D6589"/>
    <w:rsid w:val="0045598C"/>
    <w:rsid w:val="0045601B"/>
    <w:rsid w:val="004842C4"/>
    <w:rsid w:val="0048517C"/>
    <w:rsid w:val="004F26BB"/>
    <w:rsid w:val="00527EC0"/>
    <w:rsid w:val="00545F03"/>
    <w:rsid w:val="005567C3"/>
    <w:rsid w:val="005608C5"/>
    <w:rsid w:val="00563355"/>
    <w:rsid w:val="00575F30"/>
    <w:rsid w:val="0058607B"/>
    <w:rsid w:val="005B72CE"/>
    <w:rsid w:val="005C0C99"/>
    <w:rsid w:val="00611435"/>
    <w:rsid w:val="0064702A"/>
    <w:rsid w:val="00675487"/>
    <w:rsid w:val="006E4721"/>
    <w:rsid w:val="0070066D"/>
    <w:rsid w:val="00764F7B"/>
    <w:rsid w:val="00767B7E"/>
    <w:rsid w:val="007979E6"/>
    <w:rsid w:val="007A4623"/>
    <w:rsid w:val="007B5338"/>
    <w:rsid w:val="007F4F39"/>
    <w:rsid w:val="008328E3"/>
    <w:rsid w:val="00851229"/>
    <w:rsid w:val="008E4E4F"/>
    <w:rsid w:val="008F738E"/>
    <w:rsid w:val="00936EB1"/>
    <w:rsid w:val="00984BF8"/>
    <w:rsid w:val="009B3219"/>
    <w:rsid w:val="00A0497B"/>
    <w:rsid w:val="00A241FA"/>
    <w:rsid w:val="00A31D4E"/>
    <w:rsid w:val="00A51B9D"/>
    <w:rsid w:val="00A81D0F"/>
    <w:rsid w:val="00A824B4"/>
    <w:rsid w:val="00A82E93"/>
    <w:rsid w:val="00A92520"/>
    <w:rsid w:val="00AD1768"/>
    <w:rsid w:val="00B47D6B"/>
    <w:rsid w:val="00BF0332"/>
    <w:rsid w:val="00C07611"/>
    <w:rsid w:val="00C15C55"/>
    <w:rsid w:val="00CA21B3"/>
    <w:rsid w:val="00CB168C"/>
    <w:rsid w:val="00CC14BC"/>
    <w:rsid w:val="00CC3E07"/>
    <w:rsid w:val="00CD584B"/>
    <w:rsid w:val="00CF273E"/>
    <w:rsid w:val="00CF74DB"/>
    <w:rsid w:val="00D05D2D"/>
    <w:rsid w:val="00D467A2"/>
    <w:rsid w:val="00D645AC"/>
    <w:rsid w:val="00D64CB6"/>
    <w:rsid w:val="00DC2183"/>
    <w:rsid w:val="00DD6A51"/>
    <w:rsid w:val="00E066D0"/>
    <w:rsid w:val="00E16769"/>
    <w:rsid w:val="00E211EF"/>
    <w:rsid w:val="00E247E7"/>
    <w:rsid w:val="00E32BB1"/>
    <w:rsid w:val="00E80C43"/>
    <w:rsid w:val="00E85477"/>
    <w:rsid w:val="00EA213B"/>
    <w:rsid w:val="00EB5A8A"/>
    <w:rsid w:val="00ED482A"/>
    <w:rsid w:val="00F2771D"/>
    <w:rsid w:val="00F372CC"/>
    <w:rsid w:val="0518EE6D"/>
    <w:rsid w:val="0FA9C1C5"/>
    <w:rsid w:val="1035EBAF"/>
    <w:rsid w:val="2B8CDC36"/>
    <w:rsid w:val="2BE53CE2"/>
    <w:rsid w:val="2E79CF25"/>
    <w:rsid w:val="2F85CE28"/>
    <w:rsid w:val="4A9AC66F"/>
    <w:rsid w:val="4B666520"/>
    <w:rsid w:val="56AD69F8"/>
    <w:rsid w:val="5FFBF59E"/>
    <w:rsid w:val="606DE7C7"/>
    <w:rsid w:val="6BB9E4CD"/>
    <w:rsid w:val="6D3BFB8E"/>
    <w:rsid w:val="72762CA6"/>
    <w:rsid w:val="75F8460C"/>
    <w:rsid w:val="77605B50"/>
    <w:rsid w:val="78F3D984"/>
    <w:rsid w:val="7B0622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09DFD"/>
  <w15:docId w15:val="{494A96E8-5A18-48C7-B5B4-A8F246F72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40" w:after="0"/>
      <w:outlineLvl w:val="2"/>
    </w:pPr>
    <w:rPr>
      <w:color w:val="1E4D78"/>
      <w:sz w:val="24"/>
      <w:szCs w:val="24"/>
    </w:rPr>
  </w:style>
  <w:style w:type="paragraph" w:styleId="Ttulo4">
    <w:name w:val="heading 4"/>
    <w:basedOn w:val="Normal"/>
    <w:next w:val="Normal"/>
    <w:pPr>
      <w:keepNext/>
      <w:keepLines/>
      <w:spacing w:before="40" w:after="0"/>
      <w:outlineLvl w:val="3"/>
    </w:pPr>
    <w:rPr>
      <w:i/>
      <w:color w:val="2E75B5"/>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pPr>
      <w:keepNext/>
      <w:keepLines/>
      <w:spacing w:after="0" w:line="240" w:lineRule="auto"/>
    </w:pPr>
    <w:rPr>
      <w:sz w:val="56"/>
      <w:szCs w:val="5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elanormal"/>
    <w:pPr>
      <w:spacing w:after="0" w:line="240" w:lineRule="auto"/>
    </w:pPr>
    <w:tblPr>
      <w:tblStyleRowBandSize w:val="1"/>
      <w:tblStyleColBandSize w:val="1"/>
      <w:tblInd w:w="0" w:type="nil"/>
      <w:tblCellMar>
        <w:left w:w="115" w:type="dxa"/>
        <w:right w:w="115" w:type="dxa"/>
      </w:tblCellMar>
    </w:tblPr>
  </w:style>
  <w:style w:type="table" w:customStyle="1" w:styleId="a0">
    <w:basedOn w:val="Tabelanormal"/>
    <w:pPr>
      <w:spacing w:after="0" w:line="240" w:lineRule="auto"/>
    </w:pPr>
    <w:tblPr>
      <w:tblStyleRowBandSize w:val="1"/>
      <w:tblStyleColBandSize w:val="1"/>
      <w:tblInd w:w="0" w:type="nil"/>
      <w:tblCellMar>
        <w:left w:w="115" w:type="dxa"/>
        <w:right w:w="115" w:type="dxa"/>
      </w:tblCellMar>
    </w:tblPr>
  </w:style>
  <w:style w:type="table" w:customStyle="1" w:styleId="a1">
    <w:basedOn w:val="Tabelanormal"/>
    <w:pPr>
      <w:spacing w:after="0" w:line="240" w:lineRule="auto"/>
    </w:pPr>
    <w:tblPr>
      <w:tblStyleRowBandSize w:val="1"/>
      <w:tblStyleColBandSize w:val="1"/>
      <w:tblInd w:w="0" w:type="nil"/>
      <w:tblCellMar>
        <w:left w:w="115" w:type="dxa"/>
        <w:right w:w="115"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E247E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247E7"/>
    <w:rPr>
      <w:rFonts w:ascii="Segoe UI" w:hAnsi="Segoe UI" w:cs="Segoe UI"/>
      <w:sz w:val="18"/>
      <w:szCs w:val="18"/>
    </w:rPr>
  </w:style>
  <w:style w:type="paragraph" w:styleId="Cabealho">
    <w:name w:val="header"/>
    <w:basedOn w:val="Normal"/>
    <w:link w:val="CabealhoChar"/>
    <w:uiPriority w:val="99"/>
    <w:unhideWhenUsed/>
    <w:rsid w:val="00F372C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372CC"/>
  </w:style>
  <w:style w:type="paragraph" w:styleId="Rodap">
    <w:name w:val="footer"/>
    <w:basedOn w:val="Normal"/>
    <w:link w:val="RodapChar"/>
    <w:uiPriority w:val="99"/>
    <w:unhideWhenUsed/>
    <w:rsid w:val="00F372CC"/>
    <w:pPr>
      <w:tabs>
        <w:tab w:val="center" w:pos="4252"/>
        <w:tab w:val="right" w:pos="8504"/>
      </w:tabs>
      <w:spacing w:after="0" w:line="240" w:lineRule="auto"/>
    </w:pPr>
  </w:style>
  <w:style w:type="character" w:customStyle="1" w:styleId="RodapChar">
    <w:name w:val="Rodapé Char"/>
    <w:basedOn w:val="Fontepargpadro"/>
    <w:link w:val="Rodap"/>
    <w:uiPriority w:val="99"/>
    <w:rsid w:val="00F372CC"/>
  </w:style>
  <w:style w:type="paragraph" w:styleId="Assuntodocomentrio">
    <w:name w:val="annotation subject"/>
    <w:basedOn w:val="Textodecomentrio"/>
    <w:next w:val="Textodecomentrio"/>
    <w:link w:val="AssuntodocomentrioChar"/>
    <w:uiPriority w:val="99"/>
    <w:semiHidden/>
    <w:unhideWhenUsed/>
    <w:rsid w:val="00D645AC"/>
    <w:rPr>
      <w:b/>
      <w:bCs/>
    </w:rPr>
  </w:style>
  <w:style w:type="character" w:customStyle="1" w:styleId="AssuntodocomentrioChar">
    <w:name w:val="Assunto do comentário Char"/>
    <w:basedOn w:val="TextodecomentrioChar"/>
    <w:link w:val="Assuntodocomentrio"/>
    <w:uiPriority w:val="99"/>
    <w:semiHidden/>
    <w:rsid w:val="00D645AC"/>
    <w:rPr>
      <w:b/>
      <w:bCs/>
      <w:sz w:val="20"/>
      <w:szCs w:val="20"/>
    </w:rPr>
  </w:style>
  <w:style w:type="paragraph" w:styleId="PargrafodaLista">
    <w:name w:val="List Paragraph"/>
    <w:basedOn w:val="Normal"/>
    <w:uiPriority w:val="34"/>
    <w:qFormat/>
    <w:rsid w:val="00A51B9D"/>
    <w:pPr>
      <w:ind w:left="720"/>
      <w:contextualSpacing/>
    </w:pPr>
  </w:style>
  <w:style w:type="paragraph" w:styleId="Textodenotaderodap">
    <w:name w:val="footnote text"/>
    <w:basedOn w:val="Normal"/>
    <w:link w:val="TextodenotaderodapChar"/>
    <w:uiPriority w:val="99"/>
    <w:semiHidden/>
    <w:unhideWhenUsed/>
    <w:rsid w:val="00A241F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241FA"/>
    <w:rPr>
      <w:sz w:val="20"/>
      <w:szCs w:val="20"/>
    </w:rPr>
  </w:style>
  <w:style w:type="character" w:styleId="Refdenotaderodap">
    <w:name w:val="footnote reference"/>
    <w:basedOn w:val="Fontepargpadro"/>
    <w:uiPriority w:val="99"/>
    <w:semiHidden/>
    <w:unhideWhenUsed/>
    <w:rsid w:val="00A241FA"/>
    <w:rPr>
      <w:vertAlign w:val="superscript"/>
    </w:rPr>
  </w:style>
  <w:style w:type="paragraph" w:styleId="Legenda">
    <w:name w:val="caption"/>
    <w:basedOn w:val="Normal"/>
    <w:next w:val="Normal"/>
    <w:uiPriority w:val="35"/>
    <w:unhideWhenUsed/>
    <w:qFormat/>
    <w:rsid w:val="008F738E"/>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D467A2"/>
    <w:pPr>
      <w:outlineLvl w:val="9"/>
    </w:pPr>
    <w:rPr>
      <w:rFonts w:asciiTheme="majorHAnsi" w:eastAsiaTheme="majorEastAsia" w:hAnsiTheme="majorHAnsi" w:cstheme="majorBidi"/>
      <w:color w:val="2E74B5" w:themeColor="accent1" w:themeShade="BF"/>
    </w:rPr>
  </w:style>
  <w:style w:type="paragraph" w:styleId="Sumrio1">
    <w:name w:val="toc 1"/>
    <w:basedOn w:val="Normal"/>
    <w:next w:val="Normal"/>
    <w:autoRedefine/>
    <w:uiPriority w:val="39"/>
    <w:unhideWhenUsed/>
    <w:rsid w:val="00D467A2"/>
    <w:pPr>
      <w:spacing w:after="100"/>
    </w:pPr>
  </w:style>
  <w:style w:type="paragraph" w:styleId="Sumrio2">
    <w:name w:val="toc 2"/>
    <w:basedOn w:val="Normal"/>
    <w:next w:val="Normal"/>
    <w:autoRedefine/>
    <w:uiPriority w:val="39"/>
    <w:unhideWhenUsed/>
    <w:rsid w:val="00D467A2"/>
    <w:pPr>
      <w:spacing w:after="100"/>
      <w:ind w:left="220"/>
    </w:pPr>
  </w:style>
  <w:style w:type="paragraph" w:styleId="Sumrio3">
    <w:name w:val="toc 3"/>
    <w:basedOn w:val="Normal"/>
    <w:next w:val="Normal"/>
    <w:autoRedefine/>
    <w:uiPriority w:val="39"/>
    <w:unhideWhenUsed/>
    <w:rsid w:val="00D467A2"/>
    <w:pPr>
      <w:spacing w:after="100"/>
      <w:ind w:left="440"/>
    </w:pPr>
  </w:style>
  <w:style w:type="character" w:styleId="Hyperlink">
    <w:name w:val="Hyperlink"/>
    <w:basedOn w:val="Fontepargpadro"/>
    <w:uiPriority w:val="99"/>
    <w:unhideWhenUsed/>
    <w:rsid w:val="00D467A2"/>
    <w:rPr>
      <w:color w:val="0563C1" w:themeColor="hyperlink"/>
      <w:u w:val="single"/>
    </w:rPr>
  </w:style>
  <w:style w:type="paragraph" w:styleId="ndicedeilustraes">
    <w:name w:val="table of figures"/>
    <w:basedOn w:val="Normal"/>
    <w:next w:val="Normal"/>
    <w:uiPriority w:val="99"/>
    <w:unhideWhenUsed/>
    <w:rsid w:val="00D467A2"/>
    <w:pPr>
      <w:spacing w:after="0"/>
    </w:pPr>
  </w:style>
  <w:style w:type="table" w:customStyle="1" w:styleId="NormalTable0">
    <w:name w:val="Normal Table0"/>
    <w:rsid w:val="000E1A31"/>
    <w:tblPr>
      <w:tblCellMar>
        <w:top w:w="0" w:type="dxa"/>
        <w:left w:w="0" w:type="dxa"/>
        <w:bottom w:w="0" w:type="dxa"/>
        <w:right w:w="0" w:type="dxa"/>
      </w:tblCellMar>
    </w:tblPr>
  </w:style>
  <w:style w:type="character" w:customStyle="1" w:styleId="apple-converted-space">
    <w:name w:val="apple-converted-space"/>
    <w:basedOn w:val="Fontepargpadro"/>
    <w:rsid w:val="00575F30"/>
  </w:style>
  <w:style w:type="character" w:styleId="Forte">
    <w:name w:val="Strong"/>
    <w:basedOn w:val="Fontepargpadro"/>
    <w:uiPriority w:val="22"/>
    <w:qFormat/>
    <w:rsid w:val="00575F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809588">
      <w:bodyDiv w:val="1"/>
      <w:marLeft w:val="0"/>
      <w:marRight w:val="0"/>
      <w:marTop w:val="0"/>
      <w:marBottom w:val="0"/>
      <w:divBdr>
        <w:top w:val="none" w:sz="0" w:space="0" w:color="auto"/>
        <w:left w:val="none" w:sz="0" w:space="0" w:color="auto"/>
        <w:bottom w:val="none" w:sz="0" w:space="0" w:color="auto"/>
        <w:right w:val="none" w:sz="0" w:space="0" w:color="auto"/>
      </w:divBdr>
      <w:divsChild>
        <w:div w:id="991788448">
          <w:marLeft w:val="0"/>
          <w:marRight w:val="0"/>
          <w:marTop w:val="0"/>
          <w:marBottom w:val="0"/>
          <w:divBdr>
            <w:top w:val="none" w:sz="0" w:space="0" w:color="auto"/>
            <w:left w:val="none" w:sz="0" w:space="0" w:color="auto"/>
            <w:bottom w:val="none" w:sz="0" w:space="0" w:color="auto"/>
            <w:right w:val="none" w:sz="0" w:space="0" w:color="auto"/>
          </w:divBdr>
        </w:div>
        <w:div w:id="199367406">
          <w:marLeft w:val="0"/>
          <w:marRight w:val="0"/>
          <w:marTop w:val="0"/>
          <w:marBottom w:val="0"/>
          <w:divBdr>
            <w:top w:val="none" w:sz="0" w:space="0" w:color="auto"/>
            <w:left w:val="none" w:sz="0" w:space="0" w:color="auto"/>
            <w:bottom w:val="none" w:sz="0" w:space="0" w:color="auto"/>
            <w:right w:val="none" w:sz="0" w:space="0" w:color="auto"/>
          </w:divBdr>
        </w:div>
      </w:divsChild>
    </w:div>
    <w:div w:id="1002050089">
      <w:bodyDiv w:val="1"/>
      <w:marLeft w:val="0"/>
      <w:marRight w:val="0"/>
      <w:marTop w:val="0"/>
      <w:marBottom w:val="0"/>
      <w:divBdr>
        <w:top w:val="none" w:sz="0" w:space="0" w:color="auto"/>
        <w:left w:val="none" w:sz="0" w:space="0" w:color="auto"/>
        <w:bottom w:val="none" w:sz="0" w:space="0" w:color="auto"/>
        <w:right w:val="none" w:sz="0" w:space="0" w:color="auto"/>
      </w:divBdr>
    </w:div>
    <w:div w:id="1377393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B2BA0-26A5-49F9-B150-B2DB476A9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64</Pages>
  <Words>11838</Words>
  <Characters>63928</Characters>
  <Application>Microsoft Office Word</Application>
  <DocSecurity>0</DocSecurity>
  <Lines>532</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dos Santos Rodrigues</dc:creator>
  <cp:lastModifiedBy>Bruno dos Santos Rodrigues</cp:lastModifiedBy>
  <cp:revision>8</cp:revision>
  <cp:lastPrinted>2016-11-28T22:53:00Z</cp:lastPrinted>
  <dcterms:created xsi:type="dcterms:W3CDTF">2016-12-03T19:13:00Z</dcterms:created>
  <dcterms:modified xsi:type="dcterms:W3CDTF">2016-12-04T15:58:00Z</dcterms:modified>
</cp:coreProperties>
</file>